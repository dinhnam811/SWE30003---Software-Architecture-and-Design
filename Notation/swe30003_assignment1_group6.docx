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15741" w14:textId="0DA7C441" w:rsidR="009B3B17" w:rsidRDefault="00F4004F" w:rsidP="00311E07">
      <w:pPr>
        <w:pStyle w:val="Title"/>
        <w:spacing w:line="276" w:lineRule="auto"/>
        <w:jc w:val="center"/>
        <w:rPr>
          <w:rFonts w:ascii="Times New Roman" w:hAnsi="Times New Roman" w:cs="Times New Roman"/>
          <w:b/>
          <w:sz w:val="72"/>
          <w:szCs w:val="72"/>
        </w:rPr>
      </w:pPr>
      <w:r w:rsidRPr="0027115F">
        <w:rPr>
          <w:rFonts w:ascii="Times New Roman" w:hAnsi="Times New Roman" w:cs="Times New Roman"/>
          <w:b/>
          <w:bCs/>
          <w:sz w:val="72"/>
          <w:szCs w:val="72"/>
        </w:rPr>
        <w:t>Requirements Specification</w:t>
      </w:r>
      <w:r w:rsidR="00217FA8" w:rsidRPr="0027115F">
        <w:rPr>
          <w:rFonts w:ascii="Times New Roman" w:hAnsi="Times New Roman" w:cs="Times New Roman"/>
          <w:b/>
          <w:bCs/>
          <w:sz w:val="72"/>
          <w:szCs w:val="72"/>
        </w:rPr>
        <w:t xml:space="preserve"> Documentation</w:t>
      </w:r>
    </w:p>
    <w:p w14:paraId="2F6C51BB" w14:textId="77777777" w:rsidR="00F87200" w:rsidRPr="0027115F" w:rsidRDefault="00F87200" w:rsidP="00311E07">
      <w:pPr>
        <w:spacing w:line="276" w:lineRule="auto"/>
        <w:rPr>
          <w:rFonts w:ascii="Times New Roman" w:hAnsi="Times New Roman" w:cs="Times New Roman"/>
          <w:b/>
          <w:bCs/>
          <w:sz w:val="72"/>
          <w:szCs w:val="72"/>
          <w:lang w:val="vi-VN"/>
        </w:rPr>
      </w:pPr>
    </w:p>
    <w:p w14:paraId="1A0AD6C5" w14:textId="4D1EBE03" w:rsidR="00217FA8" w:rsidRDefault="00217FA8" w:rsidP="00311E07">
      <w:pPr>
        <w:pStyle w:val="Title"/>
        <w:spacing w:line="276" w:lineRule="auto"/>
        <w:jc w:val="center"/>
        <w:rPr>
          <w:rFonts w:ascii="Times New Roman" w:hAnsi="Times New Roman" w:cs="Times New Roman"/>
          <w:b/>
          <w:sz w:val="72"/>
          <w:szCs w:val="72"/>
        </w:rPr>
      </w:pPr>
      <w:r w:rsidRPr="0027115F">
        <w:rPr>
          <w:rFonts w:ascii="Times New Roman" w:hAnsi="Times New Roman" w:cs="Times New Roman"/>
          <w:b/>
          <w:bCs/>
          <w:sz w:val="72"/>
          <w:szCs w:val="72"/>
        </w:rPr>
        <w:t>Online Convenience Store System</w:t>
      </w:r>
    </w:p>
    <w:p w14:paraId="08AF3A31" w14:textId="77777777" w:rsidR="00BB3427" w:rsidRPr="000F121B" w:rsidRDefault="00BB3427" w:rsidP="00BB3427">
      <w:pPr>
        <w:rPr>
          <w:rFonts w:ascii="Times New Roman" w:hAnsi="Times New Roman" w:cs="Times New Roman"/>
        </w:rPr>
      </w:pPr>
    </w:p>
    <w:p w14:paraId="69F14A51" w14:textId="77777777" w:rsidR="000F121B" w:rsidRDefault="000F121B" w:rsidP="00BB3427">
      <w:pPr>
        <w:jc w:val="center"/>
        <w:rPr>
          <w:rFonts w:ascii="Times New Roman" w:hAnsi="Times New Roman" w:cs="Times New Roman"/>
          <w:sz w:val="28"/>
          <w:szCs w:val="28"/>
        </w:rPr>
      </w:pPr>
    </w:p>
    <w:p w14:paraId="4277AC2E" w14:textId="173D40AD" w:rsidR="00915533" w:rsidRDefault="00915533" w:rsidP="00915533">
      <w:pPr>
        <w:jc w:val="both"/>
        <w:rPr>
          <w:rFonts w:ascii="Times New Roman" w:hAnsi="Times New Roman" w:cs="Times New Roman"/>
          <w:b/>
          <w:bCs/>
          <w:sz w:val="28"/>
          <w:szCs w:val="28"/>
        </w:rPr>
      </w:pPr>
      <w:r>
        <w:rPr>
          <w:rFonts w:ascii="Times New Roman" w:hAnsi="Times New Roman" w:cs="Times New Roman"/>
          <w:b/>
          <w:bCs/>
          <w:sz w:val="28"/>
          <w:szCs w:val="28"/>
        </w:rPr>
        <w:t>Swinburne University of Technology</w:t>
      </w:r>
      <w:r w:rsidR="00CB3F64">
        <w:rPr>
          <w:rFonts w:ascii="Times New Roman" w:hAnsi="Times New Roman" w:cs="Times New Roman"/>
          <w:b/>
          <w:bCs/>
          <w:sz w:val="28"/>
          <w:szCs w:val="28"/>
        </w:rPr>
        <w:t xml:space="preserve"> | </w:t>
      </w:r>
      <w:r w:rsidR="003A76BF">
        <w:rPr>
          <w:rFonts w:ascii="Times New Roman" w:hAnsi="Times New Roman" w:cs="Times New Roman"/>
          <w:b/>
          <w:bCs/>
          <w:sz w:val="28"/>
          <w:szCs w:val="28"/>
        </w:rPr>
        <w:t>Semester 2 – 2025</w:t>
      </w:r>
    </w:p>
    <w:p w14:paraId="77DA50EC" w14:textId="555A7D7A" w:rsidR="00915533" w:rsidRDefault="00915533" w:rsidP="00915533">
      <w:pPr>
        <w:jc w:val="both"/>
        <w:rPr>
          <w:rFonts w:ascii="Times New Roman" w:hAnsi="Times New Roman" w:cs="Times New Roman"/>
          <w:b/>
          <w:bCs/>
          <w:sz w:val="28"/>
          <w:szCs w:val="28"/>
        </w:rPr>
      </w:pPr>
      <w:r>
        <w:rPr>
          <w:rFonts w:ascii="Times New Roman" w:hAnsi="Times New Roman" w:cs="Times New Roman"/>
          <w:b/>
          <w:bCs/>
          <w:sz w:val="28"/>
          <w:szCs w:val="28"/>
        </w:rPr>
        <w:t xml:space="preserve">SWE30003 </w:t>
      </w:r>
      <w:r w:rsidR="00B43439">
        <w:rPr>
          <w:rFonts w:ascii="Times New Roman" w:hAnsi="Times New Roman" w:cs="Times New Roman"/>
          <w:b/>
          <w:bCs/>
          <w:sz w:val="28"/>
          <w:szCs w:val="28"/>
        </w:rPr>
        <w:t>–</w:t>
      </w:r>
      <w:r>
        <w:rPr>
          <w:rFonts w:ascii="Times New Roman" w:hAnsi="Times New Roman" w:cs="Times New Roman"/>
          <w:b/>
          <w:bCs/>
          <w:sz w:val="28"/>
          <w:szCs w:val="28"/>
        </w:rPr>
        <w:t xml:space="preserve"> </w:t>
      </w:r>
      <w:r w:rsidR="00B43439">
        <w:rPr>
          <w:rFonts w:ascii="Times New Roman" w:hAnsi="Times New Roman" w:cs="Times New Roman"/>
          <w:b/>
          <w:bCs/>
          <w:sz w:val="28"/>
          <w:szCs w:val="28"/>
        </w:rPr>
        <w:t xml:space="preserve">Software </w:t>
      </w:r>
      <w:r w:rsidR="003A76BF">
        <w:rPr>
          <w:rFonts w:ascii="Times New Roman" w:hAnsi="Times New Roman" w:cs="Times New Roman"/>
          <w:b/>
          <w:bCs/>
          <w:sz w:val="28"/>
          <w:szCs w:val="28"/>
        </w:rPr>
        <w:t>Architectures and Design</w:t>
      </w:r>
    </w:p>
    <w:p w14:paraId="6A3BAD34" w14:textId="17DD26A2" w:rsidR="00CB3F64" w:rsidRDefault="00CB3F64" w:rsidP="00915533">
      <w:pPr>
        <w:jc w:val="both"/>
        <w:rPr>
          <w:rFonts w:ascii="Times New Roman" w:hAnsi="Times New Roman" w:cs="Times New Roman"/>
          <w:b/>
          <w:bCs/>
          <w:sz w:val="28"/>
          <w:szCs w:val="28"/>
        </w:rPr>
      </w:pPr>
      <w:r>
        <w:rPr>
          <w:rFonts w:ascii="Times New Roman" w:hAnsi="Times New Roman" w:cs="Times New Roman"/>
          <w:b/>
          <w:bCs/>
          <w:sz w:val="28"/>
          <w:szCs w:val="28"/>
        </w:rPr>
        <w:t>Assignment 1</w:t>
      </w:r>
      <w:r w:rsidR="00697600">
        <w:rPr>
          <w:rFonts w:ascii="Times New Roman" w:hAnsi="Times New Roman" w:cs="Times New Roman"/>
          <w:b/>
          <w:bCs/>
          <w:sz w:val="28"/>
          <w:szCs w:val="28"/>
        </w:rPr>
        <w:t xml:space="preserve"> – Group 6</w:t>
      </w:r>
    </w:p>
    <w:p w14:paraId="39E0EA23" w14:textId="328F6738" w:rsidR="00BB3427" w:rsidRPr="00915533" w:rsidRDefault="00BB3427" w:rsidP="00915533">
      <w:pPr>
        <w:jc w:val="both"/>
        <w:rPr>
          <w:rFonts w:ascii="Times New Roman" w:hAnsi="Times New Roman" w:cs="Times New Roman"/>
          <w:b/>
          <w:sz w:val="28"/>
          <w:szCs w:val="28"/>
        </w:rPr>
      </w:pPr>
      <w:r w:rsidRPr="00915533">
        <w:rPr>
          <w:rFonts w:ascii="Times New Roman" w:hAnsi="Times New Roman" w:cs="Times New Roman"/>
          <w:b/>
          <w:sz w:val="28"/>
          <w:szCs w:val="28"/>
        </w:rPr>
        <w:t>Team members</w:t>
      </w:r>
    </w:p>
    <w:p w14:paraId="04831E4E" w14:textId="31A6CB7C" w:rsidR="00BB3427" w:rsidRPr="00915533" w:rsidRDefault="00BB3427" w:rsidP="00915533">
      <w:pPr>
        <w:jc w:val="both"/>
        <w:rPr>
          <w:rFonts w:ascii="Times New Roman" w:hAnsi="Times New Roman" w:cs="Times New Roman"/>
          <w:i/>
          <w:sz w:val="28"/>
          <w:szCs w:val="28"/>
        </w:rPr>
      </w:pPr>
      <w:r w:rsidRPr="00915533">
        <w:rPr>
          <w:rFonts w:ascii="Times New Roman" w:hAnsi="Times New Roman" w:cs="Times New Roman"/>
          <w:i/>
          <w:sz w:val="28"/>
          <w:szCs w:val="28"/>
        </w:rPr>
        <w:t xml:space="preserve">Dat Cao - </w:t>
      </w:r>
      <w:r w:rsidR="00F64312" w:rsidRPr="00915533">
        <w:rPr>
          <w:rFonts w:ascii="Times New Roman" w:hAnsi="Times New Roman" w:cs="Times New Roman"/>
          <w:i/>
          <w:sz w:val="28"/>
          <w:szCs w:val="28"/>
        </w:rPr>
        <w:t>104497198</w:t>
      </w:r>
    </w:p>
    <w:p w14:paraId="352E44CB" w14:textId="58DEDD82" w:rsidR="00BB3427" w:rsidRPr="00915533" w:rsidRDefault="00BB3427" w:rsidP="00915533">
      <w:pPr>
        <w:jc w:val="both"/>
        <w:rPr>
          <w:rFonts w:ascii="Times New Roman" w:hAnsi="Times New Roman" w:cs="Times New Roman"/>
          <w:i/>
          <w:sz w:val="28"/>
          <w:szCs w:val="28"/>
        </w:rPr>
      </w:pPr>
      <w:r w:rsidRPr="00915533">
        <w:rPr>
          <w:rFonts w:ascii="Times New Roman" w:hAnsi="Times New Roman" w:cs="Times New Roman"/>
          <w:i/>
          <w:sz w:val="28"/>
          <w:szCs w:val="28"/>
        </w:rPr>
        <w:t xml:space="preserve">Nam Nguyen - </w:t>
      </w:r>
      <w:r w:rsidR="00CD4A11" w:rsidRPr="00915533">
        <w:rPr>
          <w:rFonts w:ascii="Times New Roman" w:hAnsi="Times New Roman" w:cs="Times New Roman"/>
          <w:i/>
          <w:sz w:val="28"/>
          <w:szCs w:val="28"/>
        </w:rPr>
        <w:t>1048369</w:t>
      </w:r>
      <w:r w:rsidR="006D26C8" w:rsidRPr="00915533">
        <w:rPr>
          <w:rFonts w:ascii="Times New Roman" w:hAnsi="Times New Roman" w:cs="Times New Roman"/>
          <w:i/>
          <w:sz w:val="28"/>
          <w:szCs w:val="28"/>
        </w:rPr>
        <w:t>37</w:t>
      </w:r>
    </w:p>
    <w:p w14:paraId="4B11EAE6" w14:textId="77777777" w:rsidR="00BB3427" w:rsidRPr="00915533" w:rsidRDefault="00BB3427" w:rsidP="00915533">
      <w:pPr>
        <w:jc w:val="both"/>
        <w:rPr>
          <w:rFonts w:ascii="Times New Roman" w:hAnsi="Times New Roman" w:cs="Times New Roman"/>
          <w:i/>
          <w:sz w:val="28"/>
          <w:szCs w:val="28"/>
        </w:rPr>
      </w:pPr>
      <w:r w:rsidRPr="00915533">
        <w:rPr>
          <w:rFonts w:ascii="Times New Roman" w:hAnsi="Times New Roman" w:cs="Times New Roman"/>
          <w:i/>
          <w:sz w:val="28"/>
          <w:szCs w:val="28"/>
        </w:rPr>
        <w:t>Hoang Nguyen - 104527639</w:t>
      </w:r>
    </w:p>
    <w:p w14:paraId="096D5A84" w14:textId="25B9ECDE" w:rsidR="00BB3427" w:rsidRPr="00915533" w:rsidRDefault="00BB3427" w:rsidP="00915533">
      <w:pPr>
        <w:jc w:val="both"/>
        <w:rPr>
          <w:rFonts w:ascii="Times New Roman" w:hAnsi="Times New Roman" w:cs="Times New Roman"/>
          <w:i/>
          <w:sz w:val="28"/>
          <w:szCs w:val="28"/>
        </w:rPr>
      </w:pPr>
      <w:r w:rsidRPr="00915533">
        <w:rPr>
          <w:rFonts w:ascii="Times New Roman" w:hAnsi="Times New Roman" w:cs="Times New Roman"/>
          <w:i/>
          <w:sz w:val="28"/>
          <w:szCs w:val="28"/>
        </w:rPr>
        <w:t>Thuan Huynh -</w:t>
      </w:r>
      <w:r w:rsidR="00346AEE" w:rsidRPr="00915533">
        <w:rPr>
          <w:rFonts w:ascii="Times New Roman" w:hAnsi="Times New Roman" w:cs="Times New Roman"/>
          <w:i/>
          <w:sz w:val="28"/>
          <w:szCs w:val="28"/>
        </w:rPr>
        <w:t xml:space="preserve"> </w:t>
      </w:r>
      <w:r w:rsidR="00F64312" w:rsidRPr="00915533">
        <w:rPr>
          <w:rFonts w:ascii="Times New Roman" w:hAnsi="Times New Roman" w:cs="Times New Roman"/>
          <w:i/>
          <w:sz w:val="28"/>
          <w:szCs w:val="28"/>
        </w:rPr>
        <w:t>105218471</w:t>
      </w:r>
    </w:p>
    <w:p w14:paraId="60DDD929" w14:textId="77777777" w:rsidR="00BB3427" w:rsidRPr="000F121B" w:rsidRDefault="00BB3427" w:rsidP="00BB3427">
      <w:pPr>
        <w:rPr>
          <w:rFonts w:ascii="Times New Roman" w:hAnsi="Times New Roman" w:cs="Times New Roman"/>
        </w:rPr>
      </w:pPr>
    </w:p>
    <w:p w14:paraId="3480E3DB" w14:textId="77777777" w:rsidR="00BE50C4" w:rsidRDefault="00B55B34" w:rsidP="00311E07">
      <w:pPr>
        <w:pStyle w:val="Title"/>
        <w:spacing w:line="276" w:lineRule="auto"/>
        <w:jc w:val="center"/>
        <w:rPr>
          <w:rFonts w:ascii="Times New Roman" w:hAnsi="Times New Roman" w:cs="Times New Roman"/>
          <w:b/>
          <w:bCs/>
          <w:sz w:val="72"/>
          <w:szCs w:val="72"/>
        </w:rPr>
        <w:sectPr w:rsidR="00BE50C4" w:rsidSect="00B03559">
          <w:headerReference w:type="default" r:id="rId8"/>
          <w:footerReference w:type="default" r:id="rId9"/>
          <w:pgSz w:w="12240" w:h="15840"/>
          <w:pgMar w:top="1440" w:right="1440" w:bottom="1440" w:left="1440" w:header="720" w:footer="720" w:gutter="0"/>
          <w:cols w:space="720"/>
          <w:vAlign w:val="center"/>
          <w:titlePg/>
          <w:docGrid w:linePitch="360"/>
        </w:sectPr>
      </w:pPr>
      <w:r>
        <w:rPr>
          <w:rFonts w:ascii="Times New Roman" w:hAnsi="Times New Roman" w:cs="Times New Roman"/>
          <w:b/>
          <w:bCs/>
          <w:sz w:val="72"/>
          <w:szCs w:val="72"/>
        </w:rPr>
        <w:br w:type="page"/>
      </w:r>
    </w:p>
    <w:sdt>
      <w:sdtPr>
        <w:rPr>
          <w:rFonts w:ascii="Times New Roman" w:eastAsiaTheme="minorEastAsia" w:hAnsi="Times New Roman" w:cs="Times New Roman"/>
          <w:b w:val="0"/>
          <w:bCs w:val="0"/>
          <w:color w:val="auto"/>
          <w:kern w:val="2"/>
          <w:sz w:val="24"/>
          <w:szCs w:val="24"/>
          <w:lang w:eastAsia="zh-CN"/>
          <w14:ligatures w14:val="standardContextual"/>
        </w:rPr>
        <w:id w:val="-580754520"/>
        <w:docPartObj>
          <w:docPartGallery w:val="Table of Contents"/>
          <w:docPartUnique/>
        </w:docPartObj>
      </w:sdtPr>
      <w:sdtContent>
        <w:p w14:paraId="5BB438C8" w14:textId="57979EBE" w:rsidR="00791EB2" w:rsidRPr="000F121B" w:rsidRDefault="00791EB2" w:rsidP="000B0FA4">
          <w:pPr>
            <w:pStyle w:val="TOCHeading"/>
            <w:ind w:left="720" w:hanging="720"/>
            <w:rPr>
              <w:rFonts w:ascii="Times New Roman" w:hAnsi="Times New Roman" w:cs="Times New Roman"/>
            </w:rPr>
          </w:pPr>
          <w:r w:rsidRPr="000F121B">
            <w:rPr>
              <w:rFonts w:ascii="Times New Roman" w:hAnsi="Times New Roman" w:cs="Times New Roman"/>
            </w:rPr>
            <w:t>Table of Contents</w:t>
          </w:r>
        </w:p>
        <w:p w14:paraId="4C2CA6D4" w14:textId="6417F5A2" w:rsidR="00371A13" w:rsidRDefault="00791EB2">
          <w:pPr>
            <w:pStyle w:val="TOC1"/>
            <w:tabs>
              <w:tab w:val="left" w:pos="480"/>
              <w:tab w:val="right" w:leader="dot" w:pos="9350"/>
            </w:tabs>
            <w:rPr>
              <w:b w:val="0"/>
              <w:bCs w:val="0"/>
              <w:i w:val="0"/>
              <w:iCs w:val="0"/>
              <w:noProof/>
            </w:rPr>
          </w:pPr>
          <w:r w:rsidRPr="000F121B">
            <w:rPr>
              <w:rFonts w:ascii="Times New Roman" w:hAnsi="Times New Roman" w:cs="Times New Roman"/>
            </w:rPr>
            <w:fldChar w:fldCharType="begin"/>
          </w:r>
          <w:r w:rsidRPr="000F121B">
            <w:rPr>
              <w:rFonts w:ascii="Times New Roman" w:hAnsi="Times New Roman" w:cs="Times New Roman"/>
            </w:rPr>
            <w:instrText xml:space="preserve"> TOC \o "1-3" \h \z \u </w:instrText>
          </w:r>
          <w:r w:rsidRPr="000F121B">
            <w:rPr>
              <w:rFonts w:ascii="Times New Roman" w:hAnsi="Times New Roman" w:cs="Times New Roman"/>
            </w:rPr>
            <w:fldChar w:fldCharType="separate"/>
          </w:r>
          <w:hyperlink w:anchor="_Toc208537283" w:history="1">
            <w:r w:rsidR="00371A13" w:rsidRPr="00D40833">
              <w:rPr>
                <w:rStyle w:val="Hyperlink"/>
                <w:rFonts w:ascii="Times New Roman" w:hAnsi="Times New Roman" w:cs="Times New Roman"/>
                <w:noProof/>
                <w:lang w:val="vi-VN"/>
              </w:rPr>
              <w:t>I.</w:t>
            </w:r>
            <w:r w:rsidR="00371A13">
              <w:rPr>
                <w:b w:val="0"/>
                <w:bCs w:val="0"/>
                <w:i w:val="0"/>
                <w:iCs w:val="0"/>
                <w:noProof/>
              </w:rPr>
              <w:tab/>
            </w:r>
            <w:r w:rsidR="00371A13" w:rsidRPr="00D40833">
              <w:rPr>
                <w:rStyle w:val="Hyperlink"/>
                <w:rFonts w:ascii="Times New Roman" w:hAnsi="Times New Roman" w:cs="Times New Roman"/>
                <w:noProof/>
                <w:lang w:val="vi-VN"/>
              </w:rPr>
              <w:t>Introduction</w:t>
            </w:r>
            <w:r w:rsidR="00371A13">
              <w:rPr>
                <w:noProof/>
                <w:webHidden/>
              </w:rPr>
              <w:tab/>
            </w:r>
            <w:r w:rsidR="00371A13">
              <w:rPr>
                <w:noProof/>
                <w:webHidden/>
              </w:rPr>
              <w:fldChar w:fldCharType="begin"/>
            </w:r>
            <w:r w:rsidR="00371A13">
              <w:rPr>
                <w:noProof/>
                <w:webHidden/>
              </w:rPr>
              <w:instrText xml:space="preserve"> PAGEREF _Toc208537283 \h </w:instrText>
            </w:r>
            <w:r w:rsidR="00371A13">
              <w:rPr>
                <w:noProof/>
                <w:webHidden/>
              </w:rPr>
            </w:r>
            <w:r w:rsidR="00371A13">
              <w:rPr>
                <w:noProof/>
                <w:webHidden/>
              </w:rPr>
              <w:fldChar w:fldCharType="separate"/>
            </w:r>
            <w:r w:rsidR="00371A13">
              <w:rPr>
                <w:noProof/>
                <w:webHidden/>
              </w:rPr>
              <w:t>4</w:t>
            </w:r>
            <w:r w:rsidR="00371A13">
              <w:rPr>
                <w:noProof/>
                <w:webHidden/>
              </w:rPr>
              <w:fldChar w:fldCharType="end"/>
            </w:r>
          </w:hyperlink>
        </w:p>
        <w:p w14:paraId="6808E62F" w14:textId="0D30E82C" w:rsidR="00371A13" w:rsidRDefault="00371A13">
          <w:pPr>
            <w:pStyle w:val="TOC1"/>
            <w:tabs>
              <w:tab w:val="left" w:pos="720"/>
              <w:tab w:val="right" w:leader="dot" w:pos="9350"/>
            </w:tabs>
            <w:rPr>
              <w:b w:val="0"/>
              <w:bCs w:val="0"/>
              <w:i w:val="0"/>
              <w:iCs w:val="0"/>
              <w:noProof/>
            </w:rPr>
          </w:pPr>
          <w:hyperlink w:anchor="_Toc208537284" w:history="1">
            <w:r w:rsidRPr="00D40833">
              <w:rPr>
                <w:rStyle w:val="Hyperlink"/>
                <w:rFonts w:ascii="Times New Roman" w:hAnsi="Times New Roman" w:cs="Times New Roman"/>
                <w:noProof/>
                <w:lang w:val="vi-VN"/>
              </w:rPr>
              <w:t>II.</w:t>
            </w:r>
            <w:r>
              <w:rPr>
                <w:b w:val="0"/>
                <w:bCs w:val="0"/>
                <w:i w:val="0"/>
                <w:iCs w:val="0"/>
                <w:noProof/>
              </w:rPr>
              <w:tab/>
            </w:r>
            <w:r w:rsidRPr="00D40833">
              <w:rPr>
                <w:rStyle w:val="Hyperlink"/>
                <w:rFonts w:ascii="Times New Roman" w:hAnsi="Times New Roman" w:cs="Times New Roman"/>
                <w:noProof/>
                <w:lang w:val="vi-VN"/>
              </w:rPr>
              <w:t>Project Overview</w:t>
            </w:r>
            <w:r>
              <w:rPr>
                <w:noProof/>
                <w:webHidden/>
              </w:rPr>
              <w:tab/>
            </w:r>
            <w:r>
              <w:rPr>
                <w:noProof/>
                <w:webHidden/>
              </w:rPr>
              <w:fldChar w:fldCharType="begin"/>
            </w:r>
            <w:r>
              <w:rPr>
                <w:noProof/>
                <w:webHidden/>
              </w:rPr>
              <w:instrText xml:space="preserve"> PAGEREF _Toc208537284 \h </w:instrText>
            </w:r>
            <w:r>
              <w:rPr>
                <w:noProof/>
                <w:webHidden/>
              </w:rPr>
            </w:r>
            <w:r>
              <w:rPr>
                <w:noProof/>
                <w:webHidden/>
              </w:rPr>
              <w:fldChar w:fldCharType="separate"/>
            </w:r>
            <w:r>
              <w:rPr>
                <w:noProof/>
                <w:webHidden/>
              </w:rPr>
              <w:t>4</w:t>
            </w:r>
            <w:r>
              <w:rPr>
                <w:noProof/>
                <w:webHidden/>
              </w:rPr>
              <w:fldChar w:fldCharType="end"/>
            </w:r>
          </w:hyperlink>
        </w:p>
        <w:p w14:paraId="38738ABE" w14:textId="5EF93021" w:rsidR="00371A13" w:rsidRDefault="00371A13">
          <w:pPr>
            <w:pStyle w:val="TOC2"/>
            <w:tabs>
              <w:tab w:val="left" w:pos="720"/>
              <w:tab w:val="right" w:leader="dot" w:pos="9350"/>
            </w:tabs>
            <w:rPr>
              <w:b w:val="0"/>
              <w:bCs w:val="0"/>
              <w:noProof/>
              <w:sz w:val="24"/>
              <w:szCs w:val="24"/>
            </w:rPr>
          </w:pPr>
          <w:hyperlink w:anchor="_Toc208537285" w:history="1">
            <w:r w:rsidRPr="00D40833">
              <w:rPr>
                <w:rStyle w:val="Hyperlink"/>
                <w:rFonts w:ascii="Times New Roman" w:hAnsi="Times New Roman" w:cs="Times New Roman"/>
                <w:noProof/>
                <w:lang w:val="vi-VN"/>
              </w:rPr>
              <w:t>1.</w:t>
            </w:r>
            <w:r>
              <w:rPr>
                <w:b w:val="0"/>
                <w:bCs w:val="0"/>
                <w:noProof/>
                <w:sz w:val="24"/>
                <w:szCs w:val="24"/>
              </w:rPr>
              <w:tab/>
            </w:r>
            <w:r w:rsidRPr="00D40833">
              <w:rPr>
                <w:rStyle w:val="Hyperlink"/>
                <w:rFonts w:ascii="Times New Roman" w:hAnsi="Times New Roman" w:cs="Times New Roman"/>
                <w:noProof/>
                <w:lang w:val="vi-VN"/>
              </w:rPr>
              <w:t>Domain Vocabulary</w:t>
            </w:r>
            <w:r>
              <w:rPr>
                <w:noProof/>
                <w:webHidden/>
              </w:rPr>
              <w:tab/>
            </w:r>
            <w:r>
              <w:rPr>
                <w:noProof/>
                <w:webHidden/>
              </w:rPr>
              <w:fldChar w:fldCharType="begin"/>
            </w:r>
            <w:r>
              <w:rPr>
                <w:noProof/>
                <w:webHidden/>
              </w:rPr>
              <w:instrText xml:space="preserve"> PAGEREF _Toc208537285 \h </w:instrText>
            </w:r>
            <w:r>
              <w:rPr>
                <w:noProof/>
                <w:webHidden/>
              </w:rPr>
            </w:r>
            <w:r>
              <w:rPr>
                <w:noProof/>
                <w:webHidden/>
              </w:rPr>
              <w:fldChar w:fldCharType="separate"/>
            </w:r>
            <w:r>
              <w:rPr>
                <w:noProof/>
                <w:webHidden/>
              </w:rPr>
              <w:t>4</w:t>
            </w:r>
            <w:r>
              <w:rPr>
                <w:noProof/>
                <w:webHidden/>
              </w:rPr>
              <w:fldChar w:fldCharType="end"/>
            </w:r>
          </w:hyperlink>
        </w:p>
        <w:p w14:paraId="439E638E" w14:textId="71FE019A" w:rsidR="00371A13" w:rsidRDefault="00371A13">
          <w:pPr>
            <w:pStyle w:val="TOC2"/>
            <w:tabs>
              <w:tab w:val="left" w:pos="720"/>
              <w:tab w:val="right" w:leader="dot" w:pos="9350"/>
            </w:tabs>
            <w:rPr>
              <w:b w:val="0"/>
              <w:bCs w:val="0"/>
              <w:noProof/>
              <w:sz w:val="24"/>
              <w:szCs w:val="24"/>
            </w:rPr>
          </w:pPr>
          <w:hyperlink w:anchor="_Toc208537286" w:history="1">
            <w:r w:rsidRPr="00D40833">
              <w:rPr>
                <w:rStyle w:val="Hyperlink"/>
                <w:rFonts w:ascii="Times New Roman" w:hAnsi="Times New Roman" w:cs="Times New Roman"/>
                <w:noProof/>
                <w:lang w:val="vi-VN"/>
              </w:rPr>
              <w:t>2.</w:t>
            </w:r>
            <w:r>
              <w:rPr>
                <w:b w:val="0"/>
                <w:bCs w:val="0"/>
                <w:noProof/>
                <w:sz w:val="24"/>
                <w:szCs w:val="24"/>
              </w:rPr>
              <w:tab/>
            </w:r>
            <w:r w:rsidRPr="00D40833">
              <w:rPr>
                <w:rStyle w:val="Hyperlink"/>
                <w:rFonts w:ascii="Times New Roman" w:hAnsi="Times New Roman" w:cs="Times New Roman"/>
                <w:noProof/>
                <w:lang w:val="vi-VN"/>
              </w:rPr>
              <w:t>Goals and Objectives</w:t>
            </w:r>
            <w:r>
              <w:rPr>
                <w:noProof/>
                <w:webHidden/>
              </w:rPr>
              <w:tab/>
            </w:r>
            <w:r>
              <w:rPr>
                <w:noProof/>
                <w:webHidden/>
              </w:rPr>
              <w:fldChar w:fldCharType="begin"/>
            </w:r>
            <w:r>
              <w:rPr>
                <w:noProof/>
                <w:webHidden/>
              </w:rPr>
              <w:instrText xml:space="preserve"> PAGEREF _Toc208537286 \h </w:instrText>
            </w:r>
            <w:r>
              <w:rPr>
                <w:noProof/>
                <w:webHidden/>
              </w:rPr>
            </w:r>
            <w:r>
              <w:rPr>
                <w:noProof/>
                <w:webHidden/>
              </w:rPr>
              <w:fldChar w:fldCharType="separate"/>
            </w:r>
            <w:r>
              <w:rPr>
                <w:noProof/>
                <w:webHidden/>
              </w:rPr>
              <w:t>5</w:t>
            </w:r>
            <w:r>
              <w:rPr>
                <w:noProof/>
                <w:webHidden/>
              </w:rPr>
              <w:fldChar w:fldCharType="end"/>
            </w:r>
          </w:hyperlink>
        </w:p>
        <w:p w14:paraId="2E5E11D5" w14:textId="186B6F51" w:rsidR="00371A13" w:rsidRDefault="00371A13">
          <w:pPr>
            <w:pStyle w:val="TOC2"/>
            <w:tabs>
              <w:tab w:val="left" w:pos="720"/>
              <w:tab w:val="right" w:leader="dot" w:pos="9350"/>
            </w:tabs>
            <w:rPr>
              <w:b w:val="0"/>
              <w:bCs w:val="0"/>
              <w:noProof/>
              <w:sz w:val="24"/>
              <w:szCs w:val="24"/>
            </w:rPr>
          </w:pPr>
          <w:hyperlink w:anchor="_Toc208537287" w:history="1">
            <w:r w:rsidRPr="00D40833">
              <w:rPr>
                <w:rStyle w:val="Hyperlink"/>
                <w:rFonts w:ascii="Times New Roman" w:hAnsi="Times New Roman" w:cs="Times New Roman"/>
                <w:noProof/>
                <w:lang w:val="vi-VN"/>
              </w:rPr>
              <w:t>3.</w:t>
            </w:r>
            <w:r>
              <w:rPr>
                <w:b w:val="0"/>
                <w:bCs w:val="0"/>
                <w:noProof/>
                <w:sz w:val="24"/>
                <w:szCs w:val="24"/>
              </w:rPr>
              <w:tab/>
            </w:r>
            <w:r w:rsidRPr="00D40833">
              <w:rPr>
                <w:rStyle w:val="Hyperlink"/>
                <w:rFonts w:ascii="Times New Roman" w:hAnsi="Times New Roman" w:cs="Times New Roman"/>
                <w:noProof/>
                <w:lang w:val="vi-VN"/>
              </w:rPr>
              <w:t>Assumptions</w:t>
            </w:r>
            <w:r>
              <w:rPr>
                <w:noProof/>
                <w:webHidden/>
              </w:rPr>
              <w:tab/>
            </w:r>
            <w:r>
              <w:rPr>
                <w:noProof/>
                <w:webHidden/>
              </w:rPr>
              <w:fldChar w:fldCharType="begin"/>
            </w:r>
            <w:r>
              <w:rPr>
                <w:noProof/>
                <w:webHidden/>
              </w:rPr>
              <w:instrText xml:space="preserve"> PAGEREF _Toc208537287 \h </w:instrText>
            </w:r>
            <w:r>
              <w:rPr>
                <w:noProof/>
                <w:webHidden/>
              </w:rPr>
            </w:r>
            <w:r>
              <w:rPr>
                <w:noProof/>
                <w:webHidden/>
              </w:rPr>
              <w:fldChar w:fldCharType="separate"/>
            </w:r>
            <w:r>
              <w:rPr>
                <w:noProof/>
                <w:webHidden/>
              </w:rPr>
              <w:t>6</w:t>
            </w:r>
            <w:r>
              <w:rPr>
                <w:noProof/>
                <w:webHidden/>
              </w:rPr>
              <w:fldChar w:fldCharType="end"/>
            </w:r>
          </w:hyperlink>
        </w:p>
        <w:p w14:paraId="69DEEAA6" w14:textId="7165F32A" w:rsidR="00371A13" w:rsidRDefault="00371A13">
          <w:pPr>
            <w:pStyle w:val="TOC2"/>
            <w:tabs>
              <w:tab w:val="left" w:pos="720"/>
              <w:tab w:val="right" w:leader="dot" w:pos="9350"/>
            </w:tabs>
            <w:rPr>
              <w:b w:val="0"/>
              <w:bCs w:val="0"/>
              <w:noProof/>
              <w:sz w:val="24"/>
              <w:szCs w:val="24"/>
            </w:rPr>
          </w:pPr>
          <w:hyperlink w:anchor="_Toc208537288" w:history="1">
            <w:r w:rsidRPr="00D40833">
              <w:rPr>
                <w:rStyle w:val="Hyperlink"/>
                <w:rFonts w:ascii="Times New Roman" w:hAnsi="Times New Roman" w:cs="Times New Roman"/>
                <w:noProof/>
              </w:rPr>
              <w:t>4.</w:t>
            </w:r>
            <w:r>
              <w:rPr>
                <w:b w:val="0"/>
                <w:bCs w:val="0"/>
                <w:noProof/>
                <w:sz w:val="24"/>
                <w:szCs w:val="24"/>
              </w:rPr>
              <w:tab/>
            </w:r>
            <w:r w:rsidRPr="00D40833">
              <w:rPr>
                <w:rStyle w:val="Hyperlink"/>
                <w:rFonts w:ascii="Times New Roman" w:hAnsi="Times New Roman" w:cs="Times New Roman"/>
                <w:noProof/>
                <w:lang w:val="vi-VN"/>
              </w:rPr>
              <w:t>Scope</w:t>
            </w:r>
            <w:r>
              <w:rPr>
                <w:noProof/>
                <w:webHidden/>
              </w:rPr>
              <w:tab/>
            </w:r>
            <w:r>
              <w:rPr>
                <w:noProof/>
                <w:webHidden/>
              </w:rPr>
              <w:fldChar w:fldCharType="begin"/>
            </w:r>
            <w:r>
              <w:rPr>
                <w:noProof/>
                <w:webHidden/>
              </w:rPr>
              <w:instrText xml:space="preserve"> PAGEREF _Toc208537288 \h </w:instrText>
            </w:r>
            <w:r>
              <w:rPr>
                <w:noProof/>
                <w:webHidden/>
              </w:rPr>
            </w:r>
            <w:r>
              <w:rPr>
                <w:noProof/>
                <w:webHidden/>
              </w:rPr>
              <w:fldChar w:fldCharType="separate"/>
            </w:r>
            <w:r>
              <w:rPr>
                <w:noProof/>
                <w:webHidden/>
              </w:rPr>
              <w:t>6</w:t>
            </w:r>
            <w:r>
              <w:rPr>
                <w:noProof/>
                <w:webHidden/>
              </w:rPr>
              <w:fldChar w:fldCharType="end"/>
            </w:r>
          </w:hyperlink>
        </w:p>
        <w:p w14:paraId="27DCCD14" w14:textId="679BD749" w:rsidR="00371A13" w:rsidRDefault="00371A13">
          <w:pPr>
            <w:pStyle w:val="TOC1"/>
            <w:tabs>
              <w:tab w:val="left" w:pos="720"/>
              <w:tab w:val="right" w:leader="dot" w:pos="9350"/>
            </w:tabs>
            <w:rPr>
              <w:b w:val="0"/>
              <w:bCs w:val="0"/>
              <w:i w:val="0"/>
              <w:iCs w:val="0"/>
              <w:noProof/>
            </w:rPr>
          </w:pPr>
          <w:hyperlink w:anchor="_Toc208537289" w:history="1">
            <w:r w:rsidRPr="00D40833">
              <w:rPr>
                <w:rStyle w:val="Hyperlink"/>
                <w:rFonts w:ascii="Times New Roman" w:hAnsi="Times New Roman" w:cs="Times New Roman"/>
                <w:noProof/>
                <w:lang w:val="vi-VN"/>
              </w:rPr>
              <w:t>III.</w:t>
            </w:r>
            <w:r>
              <w:rPr>
                <w:b w:val="0"/>
                <w:bCs w:val="0"/>
                <w:i w:val="0"/>
                <w:iCs w:val="0"/>
                <w:noProof/>
              </w:rPr>
              <w:tab/>
            </w:r>
            <w:r w:rsidRPr="00D40833">
              <w:rPr>
                <w:rStyle w:val="Hyperlink"/>
                <w:rFonts w:ascii="Times New Roman" w:hAnsi="Times New Roman" w:cs="Times New Roman"/>
                <w:noProof/>
                <w:lang w:val="vi-VN"/>
              </w:rPr>
              <w:t>Problem Domain</w:t>
            </w:r>
            <w:r>
              <w:rPr>
                <w:noProof/>
                <w:webHidden/>
              </w:rPr>
              <w:tab/>
            </w:r>
            <w:r>
              <w:rPr>
                <w:noProof/>
                <w:webHidden/>
              </w:rPr>
              <w:fldChar w:fldCharType="begin"/>
            </w:r>
            <w:r>
              <w:rPr>
                <w:noProof/>
                <w:webHidden/>
              </w:rPr>
              <w:instrText xml:space="preserve"> PAGEREF _Toc208537289 \h </w:instrText>
            </w:r>
            <w:r>
              <w:rPr>
                <w:noProof/>
                <w:webHidden/>
              </w:rPr>
            </w:r>
            <w:r>
              <w:rPr>
                <w:noProof/>
                <w:webHidden/>
              </w:rPr>
              <w:fldChar w:fldCharType="separate"/>
            </w:r>
            <w:r>
              <w:rPr>
                <w:noProof/>
                <w:webHidden/>
              </w:rPr>
              <w:t>8</w:t>
            </w:r>
            <w:r>
              <w:rPr>
                <w:noProof/>
                <w:webHidden/>
              </w:rPr>
              <w:fldChar w:fldCharType="end"/>
            </w:r>
          </w:hyperlink>
        </w:p>
        <w:p w14:paraId="5CB44BE2" w14:textId="4ED6DDCB" w:rsidR="00371A13" w:rsidRDefault="00371A13">
          <w:pPr>
            <w:pStyle w:val="TOC2"/>
            <w:tabs>
              <w:tab w:val="left" w:pos="720"/>
              <w:tab w:val="right" w:leader="dot" w:pos="9350"/>
            </w:tabs>
            <w:rPr>
              <w:b w:val="0"/>
              <w:bCs w:val="0"/>
              <w:noProof/>
              <w:sz w:val="24"/>
              <w:szCs w:val="24"/>
            </w:rPr>
          </w:pPr>
          <w:hyperlink w:anchor="_Toc208537290" w:history="1">
            <w:r w:rsidRPr="00D40833">
              <w:rPr>
                <w:rStyle w:val="Hyperlink"/>
                <w:rFonts w:ascii="Times New Roman" w:hAnsi="Times New Roman" w:cs="Times New Roman"/>
                <w:noProof/>
              </w:rPr>
              <w:t>1.</w:t>
            </w:r>
            <w:r>
              <w:rPr>
                <w:b w:val="0"/>
                <w:bCs w:val="0"/>
                <w:noProof/>
                <w:sz w:val="24"/>
                <w:szCs w:val="24"/>
              </w:rPr>
              <w:tab/>
            </w:r>
            <w:r w:rsidRPr="00D40833">
              <w:rPr>
                <w:rStyle w:val="Hyperlink"/>
                <w:rFonts w:ascii="Times New Roman" w:hAnsi="Times New Roman" w:cs="Times New Roman"/>
                <w:noProof/>
              </w:rPr>
              <w:t>Pain points</w:t>
            </w:r>
            <w:r>
              <w:rPr>
                <w:noProof/>
                <w:webHidden/>
              </w:rPr>
              <w:tab/>
            </w:r>
            <w:r>
              <w:rPr>
                <w:noProof/>
                <w:webHidden/>
              </w:rPr>
              <w:fldChar w:fldCharType="begin"/>
            </w:r>
            <w:r>
              <w:rPr>
                <w:noProof/>
                <w:webHidden/>
              </w:rPr>
              <w:instrText xml:space="preserve"> PAGEREF _Toc208537290 \h </w:instrText>
            </w:r>
            <w:r>
              <w:rPr>
                <w:noProof/>
                <w:webHidden/>
              </w:rPr>
            </w:r>
            <w:r>
              <w:rPr>
                <w:noProof/>
                <w:webHidden/>
              </w:rPr>
              <w:fldChar w:fldCharType="separate"/>
            </w:r>
            <w:r>
              <w:rPr>
                <w:noProof/>
                <w:webHidden/>
              </w:rPr>
              <w:t>8</w:t>
            </w:r>
            <w:r>
              <w:rPr>
                <w:noProof/>
                <w:webHidden/>
              </w:rPr>
              <w:fldChar w:fldCharType="end"/>
            </w:r>
          </w:hyperlink>
        </w:p>
        <w:p w14:paraId="0BD01238" w14:textId="5403BEFD" w:rsidR="00371A13" w:rsidRDefault="00371A13">
          <w:pPr>
            <w:pStyle w:val="TOC2"/>
            <w:tabs>
              <w:tab w:val="left" w:pos="720"/>
              <w:tab w:val="right" w:leader="dot" w:pos="9350"/>
            </w:tabs>
            <w:rPr>
              <w:b w:val="0"/>
              <w:bCs w:val="0"/>
              <w:noProof/>
              <w:sz w:val="24"/>
              <w:szCs w:val="24"/>
            </w:rPr>
          </w:pPr>
          <w:hyperlink w:anchor="_Toc208537291" w:history="1">
            <w:r w:rsidRPr="00D40833">
              <w:rPr>
                <w:rStyle w:val="Hyperlink"/>
                <w:rFonts w:ascii="Times New Roman" w:hAnsi="Times New Roman" w:cs="Times New Roman"/>
                <w:noProof/>
              </w:rPr>
              <w:t>2.</w:t>
            </w:r>
            <w:r>
              <w:rPr>
                <w:b w:val="0"/>
                <w:bCs w:val="0"/>
                <w:noProof/>
                <w:sz w:val="24"/>
                <w:szCs w:val="24"/>
              </w:rPr>
              <w:tab/>
            </w:r>
            <w:r w:rsidRPr="00D40833">
              <w:rPr>
                <w:rStyle w:val="Hyperlink"/>
                <w:rFonts w:ascii="Times New Roman" w:hAnsi="Times New Roman" w:cs="Times New Roman"/>
                <w:noProof/>
              </w:rPr>
              <w:t>Domain Entities</w:t>
            </w:r>
            <w:r>
              <w:rPr>
                <w:noProof/>
                <w:webHidden/>
              </w:rPr>
              <w:tab/>
            </w:r>
            <w:r>
              <w:rPr>
                <w:noProof/>
                <w:webHidden/>
              </w:rPr>
              <w:fldChar w:fldCharType="begin"/>
            </w:r>
            <w:r>
              <w:rPr>
                <w:noProof/>
                <w:webHidden/>
              </w:rPr>
              <w:instrText xml:space="preserve"> PAGEREF _Toc208537291 \h </w:instrText>
            </w:r>
            <w:r>
              <w:rPr>
                <w:noProof/>
                <w:webHidden/>
              </w:rPr>
            </w:r>
            <w:r>
              <w:rPr>
                <w:noProof/>
                <w:webHidden/>
              </w:rPr>
              <w:fldChar w:fldCharType="separate"/>
            </w:r>
            <w:r>
              <w:rPr>
                <w:noProof/>
                <w:webHidden/>
              </w:rPr>
              <w:t>8</w:t>
            </w:r>
            <w:r>
              <w:rPr>
                <w:noProof/>
                <w:webHidden/>
              </w:rPr>
              <w:fldChar w:fldCharType="end"/>
            </w:r>
          </w:hyperlink>
        </w:p>
        <w:p w14:paraId="48579E26" w14:textId="006F6BB0" w:rsidR="00371A13" w:rsidRDefault="00371A13">
          <w:pPr>
            <w:pStyle w:val="TOC2"/>
            <w:tabs>
              <w:tab w:val="left" w:pos="720"/>
              <w:tab w:val="right" w:leader="dot" w:pos="9350"/>
            </w:tabs>
            <w:rPr>
              <w:b w:val="0"/>
              <w:bCs w:val="0"/>
              <w:noProof/>
              <w:sz w:val="24"/>
              <w:szCs w:val="24"/>
            </w:rPr>
          </w:pPr>
          <w:hyperlink w:anchor="_Toc208537292" w:history="1">
            <w:r w:rsidRPr="00D40833">
              <w:rPr>
                <w:rStyle w:val="Hyperlink"/>
                <w:rFonts w:ascii="Times New Roman" w:hAnsi="Times New Roman" w:cs="Times New Roman"/>
                <w:noProof/>
              </w:rPr>
              <w:t>3.</w:t>
            </w:r>
            <w:r>
              <w:rPr>
                <w:b w:val="0"/>
                <w:bCs w:val="0"/>
                <w:noProof/>
                <w:sz w:val="24"/>
                <w:szCs w:val="24"/>
              </w:rPr>
              <w:tab/>
            </w:r>
            <w:r w:rsidRPr="00D40833">
              <w:rPr>
                <w:rStyle w:val="Hyperlink"/>
                <w:rFonts w:ascii="Times New Roman" w:hAnsi="Times New Roman" w:cs="Times New Roman"/>
                <w:noProof/>
              </w:rPr>
              <w:t>Actors</w:t>
            </w:r>
            <w:r>
              <w:rPr>
                <w:noProof/>
                <w:webHidden/>
              </w:rPr>
              <w:tab/>
            </w:r>
            <w:r>
              <w:rPr>
                <w:noProof/>
                <w:webHidden/>
              </w:rPr>
              <w:fldChar w:fldCharType="begin"/>
            </w:r>
            <w:r>
              <w:rPr>
                <w:noProof/>
                <w:webHidden/>
              </w:rPr>
              <w:instrText xml:space="preserve"> PAGEREF _Toc208537292 \h </w:instrText>
            </w:r>
            <w:r>
              <w:rPr>
                <w:noProof/>
                <w:webHidden/>
              </w:rPr>
            </w:r>
            <w:r>
              <w:rPr>
                <w:noProof/>
                <w:webHidden/>
              </w:rPr>
              <w:fldChar w:fldCharType="separate"/>
            </w:r>
            <w:r>
              <w:rPr>
                <w:noProof/>
                <w:webHidden/>
              </w:rPr>
              <w:t>8</w:t>
            </w:r>
            <w:r>
              <w:rPr>
                <w:noProof/>
                <w:webHidden/>
              </w:rPr>
              <w:fldChar w:fldCharType="end"/>
            </w:r>
          </w:hyperlink>
        </w:p>
        <w:p w14:paraId="645AED4C" w14:textId="31AC346D" w:rsidR="00371A13" w:rsidRDefault="00371A13">
          <w:pPr>
            <w:pStyle w:val="TOC2"/>
            <w:tabs>
              <w:tab w:val="left" w:pos="720"/>
              <w:tab w:val="right" w:leader="dot" w:pos="9350"/>
            </w:tabs>
            <w:rPr>
              <w:b w:val="0"/>
              <w:bCs w:val="0"/>
              <w:noProof/>
              <w:sz w:val="24"/>
              <w:szCs w:val="24"/>
            </w:rPr>
          </w:pPr>
          <w:hyperlink w:anchor="_Toc208537293" w:history="1">
            <w:r w:rsidRPr="00D40833">
              <w:rPr>
                <w:rStyle w:val="Hyperlink"/>
                <w:rFonts w:ascii="Times New Roman" w:hAnsi="Times New Roman" w:cs="Times New Roman"/>
                <w:noProof/>
              </w:rPr>
              <w:t>4.</w:t>
            </w:r>
            <w:r>
              <w:rPr>
                <w:b w:val="0"/>
                <w:bCs w:val="0"/>
                <w:noProof/>
                <w:sz w:val="24"/>
                <w:szCs w:val="24"/>
              </w:rPr>
              <w:tab/>
            </w:r>
            <w:r w:rsidRPr="00D40833">
              <w:rPr>
                <w:rStyle w:val="Hyperlink"/>
                <w:rFonts w:ascii="Times New Roman" w:hAnsi="Times New Roman" w:cs="Times New Roman"/>
                <w:noProof/>
              </w:rPr>
              <w:t>List of Tasks</w:t>
            </w:r>
            <w:r>
              <w:rPr>
                <w:noProof/>
                <w:webHidden/>
              </w:rPr>
              <w:tab/>
            </w:r>
            <w:r>
              <w:rPr>
                <w:noProof/>
                <w:webHidden/>
              </w:rPr>
              <w:fldChar w:fldCharType="begin"/>
            </w:r>
            <w:r>
              <w:rPr>
                <w:noProof/>
                <w:webHidden/>
              </w:rPr>
              <w:instrText xml:space="preserve"> PAGEREF _Toc208537293 \h </w:instrText>
            </w:r>
            <w:r>
              <w:rPr>
                <w:noProof/>
                <w:webHidden/>
              </w:rPr>
            </w:r>
            <w:r>
              <w:rPr>
                <w:noProof/>
                <w:webHidden/>
              </w:rPr>
              <w:fldChar w:fldCharType="separate"/>
            </w:r>
            <w:r>
              <w:rPr>
                <w:noProof/>
                <w:webHidden/>
              </w:rPr>
              <w:t>9</w:t>
            </w:r>
            <w:r>
              <w:rPr>
                <w:noProof/>
                <w:webHidden/>
              </w:rPr>
              <w:fldChar w:fldCharType="end"/>
            </w:r>
          </w:hyperlink>
        </w:p>
        <w:p w14:paraId="0F4E601E" w14:textId="36EEB102" w:rsidR="00371A13" w:rsidRDefault="00371A13">
          <w:pPr>
            <w:pStyle w:val="TOC1"/>
            <w:tabs>
              <w:tab w:val="left" w:pos="720"/>
              <w:tab w:val="right" w:leader="dot" w:pos="9350"/>
            </w:tabs>
            <w:rPr>
              <w:b w:val="0"/>
              <w:bCs w:val="0"/>
              <w:i w:val="0"/>
              <w:iCs w:val="0"/>
              <w:noProof/>
            </w:rPr>
          </w:pPr>
          <w:hyperlink w:anchor="_Toc208537294" w:history="1">
            <w:r w:rsidRPr="00D40833">
              <w:rPr>
                <w:rStyle w:val="Hyperlink"/>
                <w:rFonts w:ascii="Times New Roman" w:hAnsi="Times New Roman" w:cs="Times New Roman"/>
                <w:noProof/>
              </w:rPr>
              <w:t>IV.</w:t>
            </w:r>
            <w:r>
              <w:rPr>
                <w:b w:val="0"/>
                <w:bCs w:val="0"/>
                <w:i w:val="0"/>
                <w:iCs w:val="0"/>
                <w:noProof/>
              </w:rPr>
              <w:tab/>
            </w:r>
            <w:r w:rsidRPr="00D40833">
              <w:rPr>
                <w:rStyle w:val="Hyperlink"/>
                <w:rFonts w:ascii="Times New Roman" w:hAnsi="Times New Roman" w:cs="Times New Roman"/>
                <w:noProof/>
              </w:rPr>
              <w:t>Functional</w:t>
            </w:r>
            <w:r w:rsidRPr="00D40833">
              <w:rPr>
                <w:rStyle w:val="Hyperlink"/>
                <w:rFonts w:ascii="Times New Roman" w:hAnsi="Times New Roman" w:cs="Times New Roman"/>
                <w:noProof/>
                <w:lang w:val="vi-VN"/>
              </w:rPr>
              <w:t xml:space="preserve"> Requirements</w:t>
            </w:r>
            <w:r w:rsidRPr="00D40833">
              <w:rPr>
                <w:rStyle w:val="Hyperlink"/>
                <w:rFonts w:ascii="Times New Roman" w:hAnsi="Times New Roman" w:cs="Times New Roman"/>
                <w:noProof/>
              </w:rPr>
              <w:t xml:space="preserve"> and Task Descriptions</w:t>
            </w:r>
            <w:r>
              <w:rPr>
                <w:noProof/>
                <w:webHidden/>
              </w:rPr>
              <w:tab/>
            </w:r>
            <w:r>
              <w:rPr>
                <w:noProof/>
                <w:webHidden/>
              </w:rPr>
              <w:fldChar w:fldCharType="begin"/>
            </w:r>
            <w:r>
              <w:rPr>
                <w:noProof/>
                <w:webHidden/>
              </w:rPr>
              <w:instrText xml:space="preserve"> PAGEREF _Toc208537294 \h </w:instrText>
            </w:r>
            <w:r>
              <w:rPr>
                <w:noProof/>
                <w:webHidden/>
              </w:rPr>
            </w:r>
            <w:r>
              <w:rPr>
                <w:noProof/>
                <w:webHidden/>
              </w:rPr>
              <w:fldChar w:fldCharType="separate"/>
            </w:r>
            <w:r>
              <w:rPr>
                <w:noProof/>
                <w:webHidden/>
              </w:rPr>
              <w:t>10</w:t>
            </w:r>
            <w:r>
              <w:rPr>
                <w:noProof/>
                <w:webHidden/>
              </w:rPr>
              <w:fldChar w:fldCharType="end"/>
            </w:r>
          </w:hyperlink>
        </w:p>
        <w:p w14:paraId="4CCA1AC4" w14:textId="4B8F3441" w:rsidR="00371A13" w:rsidRDefault="00371A13">
          <w:pPr>
            <w:pStyle w:val="TOC2"/>
            <w:tabs>
              <w:tab w:val="left" w:pos="720"/>
              <w:tab w:val="right" w:leader="dot" w:pos="9350"/>
            </w:tabs>
            <w:rPr>
              <w:b w:val="0"/>
              <w:bCs w:val="0"/>
              <w:noProof/>
              <w:sz w:val="24"/>
              <w:szCs w:val="24"/>
            </w:rPr>
          </w:pPr>
          <w:hyperlink w:anchor="_Toc208537295" w:history="1">
            <w:r w:rsidRPr="00D40833">
              <w:rPr>
                <w:rStyle w:val="Hyperlink"/>
                <w:rFonts w:ascii="Times New Roman" w:hAnsi="Times New Roman" w:cs="Times New Roman"/>
                <w:noProof/>
              </w:rPr>
              <w:t>1.</w:t>
            </w:r>
            <w:r>
              <w:rPr>
                <w:b w:val="0"/>
                <w:bCs w:val="0"/>
                <w:noProof/>
                <w:sz w:val="24"/>
                <w:szCs w:val="24"/>
              </w:rPr>
              <w:tab/>
            </w:r>
            <w:r w:rsidRPr="00D40833">
              <w:rPr>
                <w:rStyle w:val="Hyperlink"/>
                <w:rFonts w:ascii="Times New Roman" w:hAnsi="Times New Roman" w:cs="Times New Roman"/>
                <w:noProof/>
              </w:rPr>
              <w:t>Creating customers’ accounts</w:t>
            </w:r>
            <w:r>
              <w:rPr>
                <w:noProof/>
                <w:webHidden/>
              </w:rPr>
              <w:tab/>
            </w:r>
            <w:r>
              <w:rPr>
                <w:noProof/>
                <w:webHidden/>
              </w:rPr>
              <w:fldChar w:fldCharType="begin"/>
            </w:r>
            <w:r>
              <w:rPr>
                <w:noProof/>
                <w:webHidden/>
              </w:rPr>
              <w:instrText xml:space="preserve"> PAGEREF _Toc208537295 \h </w:instrText>
            </w:r>
            <w:r>
              <w:rPr>
                <w:noProof/>
                <w:webHidden/>
              </w:rPr>
            </w:r>
            <w:r>
              <w:rPr>
                <w:noProof/>
                <w:webHidden/>
              </w:rPr>
              <w:fldChar w:fldCharType="separate"/>
            </w:r>
            <w:r>
              <w:rPr>
                <w:noProof/>
                <w:webHidden/>
              </w:rPr>
              <w:t>10</w:t>
            </w:r>
            <w:r>
              <w:rPr>
                <w:noProof/>
                <w:webHidden/>
              </w:rPr>
              <w:fldChar w:fldCharType="end"/>
            </w:r>
          </w:hyperlink>
        </w:p>
        <w:p w14:paraId="0071B011" w14:textId="241573E3" w:rsidR="00371A13" w:rsidRDefault="00371A13">
          <w:pPr>
            <w:pStyle w:val="TOC2"/>
            <w:tabs>
              <w:tab w:val="left" w:pos="720"/>
              <w:tab w:val="right" w:leader="dot" w:pos="9350"/>
            </w:tabs>
            <w:rPr>
              <w:b w:val="0"/>
              <w:bCs w:val="0"/>
              <w:noProof/>
              <w:sz w:val="24"/>
              <w:szCs w:val="24"/>
            </w:rPr>
          </w:pPr>
          <w:hyperlink w:anchor="_Toc208537296" w:history="1">
            <w:r w:rsidRPr="00D40833">
              <w:rPr>
                <w:rStyle w:val="Hyperlink"/>
                <w:rFonts w:ascii="Times New Roman" w:hAnsi="Times New Roman" w:cs="Times New Roman"/>
                <w:noProof/>
              </w:rPr>
              <w:t>2.</w:t>
            </w:r>
            <w:r>
              <w:rPr>
                <w:b w:val="0"/>
                <w:bCs w:val="0"/>
                <w:noProof/>
                <w:sz w:val="24"/>
                <w:szCs w:val="24"/>
              </w:rPr>
              <w:tab/>
            </w:r>
            <w:r w:rsidRPr="00D40833">
              <w:rPr>
                <w:rStyle w:val="Hyperlink"/>
                <w:rFonts w:ascii="Times New Roman" w:hAnsi="Times New Roman" w:cs="Times New Roman"/>
                <w:noProof/>
              </w:rPr>
              <w:t>Browsing store catalogue</w:t>
            </w:r>
            <w:r>
              <w:rPr>
                <w:noProof/>
                <w:webHidden/>
              </w:rPr>
              <w:tab/>
            </w:r>
            <w:r>
              <w:rPr>
                <w:noProof/>
                <w:webHidden/>
              </w:rPr>
              <w:fldChar w:fldCharType="begin"/>
            </w:r>
            <w:r>
              <w:rPr>
                <w:noProof/>
                <w:webHidden/>
              </w:rPr>
              <w:instrText xml:space="preserve"> PAGEREF _Toc208537296 \h </w:instrText>
            </w:r>
            <w:r>
              <w:rPr>
                <w:noProof/>
                <w:webHidden/>
              </w:rPr>
            </w:r>
            <w:r>
              <w:rPr>
                <w:noProof/>
                <w:webHidden/>
              </w:rPr>
              <w:fldChar w:fldCharType="separate"/>
            </w:r>
            <w:r>
              <w:rPr>
                <w:noProof/>
                <w:webHidden/>
              </w:rPr>
              <w:t>11</w:t>
            </w:r>
            <w:r>
              <w:rPr>
                <w:noProof/>
                <w:webHidden/>
              </w:rPr>
              <w:fldChar w:fldCharType="end"/>
            </w:r>
          </w:hyperlink>
        </w:p>
        <w:p w14:paraId="247C2E01" w14:textId="6308EA19" w:rsidR="00371A13" w:rsidRDefault="00371A13">
          <w:pPr>
            <w:pStyle w:val="TOC2"/>
            <w:tabs>
              <w:tab w:val="left" w:pos="720"/>
              <w:tab w:val="right" w:leader="dot" w:pos="9350"/>
            </w:tabs>
            <w:rPr>
              <w:b w:val="0"/>
              <w:bCs w:val="0"/>
              <w:noProof/>
              <w:sz w:val="24"/>
              <w:szCs w:val="24"/>
            </w:rPr>
          </w:pPr>
          <w:hyperlink w:anchor="_Toc208537297" w:history="1">
            <w:r w:rsidRPr="00D40833">
              <w:rPr>
                <w:rStyle w:val="Hyperlink"/>
                <w:rFonts w:ascii="Times New Roman" w:hAnsi="Times New Roman" w:cs="Times New Roman"/>
                <w:noProof/>
              </w:rPr>
              <w:t>3.</w:t>
            </w:r>
            <w:r>
              <w:rPr>
                <w:b w:val="0"/>
                <w:bCs w:val="0"/>
                <w:noProof/>
                <w:sz w:val="24"/>
                <w:szCs w:val="24"/>
              </w:rPr>
              <w:tab/>
            </w:r>
            <w:r w:rsidRPr="00D40833">
              <w:rPr>
                <w:rStyle w:val="Hyperlink"/>
                <w:rFonts w:ascii="Times New Roman" w:hAnsi="Times New Roman" w:cs="Times New Roman"/>
                <w:noProof/>
              </w:rPr>
              <w:t>Managing shopping cart</w:t>
            </w:r>
            <w:r>
              <w:rPr>
                <w:noProof/>
                <w:webHidden/>
              </w:rPr>
              <w:tab/>
            </w:r>
            <w:r>
              <w:rPr>
                <w:noProof/>
                <w:webHidden/>
              </w:rPr>
              <w:fldChar w:fldCharType="begin"/>
            </w:r>
            <w:r>
              <w:rPr>
                <w:noProof/>
                <w:webHidden/>
              </w:rPr>
              <w:instrText xml:space="preserve"> PAGEREF _Toc208537297 \h </w:instrText>
            </w:r>
            <w:r>
              <w:rPr>
                <w:noProof/>
                <w:webHidden/>
              </w:rPr>
            </w:r>
            <w:r>
              <w:rPr>
                <w:noProof/>
                <w:webHidden/>
              </w:rPr>
              <w:fldChar w:fldCharType="separate"/>
            </w:r>
            <w:r>
              <w:rPr>
                <w:noProof/>
                <w:webHidden/>
              </w:rPr>
              <w:t>12</w:t>
            </w:r>
            <w:r>
              <w:rPr>
                <w:noProof/>
                <w:webHidden/>
              </w:rPr>
              <w:fldChar w:fldCharType="end"/>
            </w:r>
          </w:hyperlink>
        </w:p>
        <w:p w14:paraId="4AFDAE30" w14:textId="57D8EFBE" w:rsidR="00371A13" w:rsidRDefault="00371A13">
          <w:pPr>
            <w:pStyle w:val="TOC2"/>
            <w:tabs>
              <w:tab w:val="left" w:pos="720"/>
              <w:tab w:val="right" w:leader="dot" w:pos="9350"/>
            </w:tabs>
            <w:rPr>
              <w:b w:val="0"/>
              <w:bCs w:val="0"/>
              <w:noProof/>
              <w:sz w:val="24"/>
              <w:szCs w:val="24"/>
            </w:rPr>
          </w:pPr>
          <w:hyperlink w:anchor="_Toc208537298" w:history="1">
            <w:r w:rsidRPr="00D40833">
              <w:rPr>
                <w:rStyle w:val="Hyperlink"/>
                <w:rFonts w:ascii="Times New Roman" w:hAnsi="Times New Roman" w:cs="Times New Roman"/>
                <w:noProof/>
              </w:rPr>
              <w:t>4.</w:t>
            </w:r>
            <w:r>
              <w:rPr>
                <w:b w:val="0"/>
                <w:bCs w:val="0"/>
                <w:noProof/>
                <w:sz w:val="24"/>
                <w:szCs w:val="24"/>
              </w:rPr>
              <w:tab/>
            </w:r>
            <w:r w:rsidRPr="00D40833">
              <w:rPr>
                <w:rStyle w:val="Hyperlink"/>
                <w:rFonts w:ascii="Times New Roman" w:hAnsi="Times New Roman" w:cs="Times New Roman"/>
                <w:noProof/>
              </w:rPr>
              <w:t>Creating invoices</w:t>
            </w:r>
            <w:r>
              <w:rPr>
                <w:noProof/>
                <w:webHidden/>
              </w:rPr>
              <w:tab/>
            </w:r>
            <w:r>
              <w:rPr>
                <w:noProof/>
                <w:webHidden/>
              </w:rPr>
              <w:fldChar w:fldCharType="begin"/>
            </w:r>
            <w:r>
              <w:rPr>
                <w:noProof/>
                <w:webHidden/>
              </w:rPr>
              <w:instrText xml:space="preserve"> PAGEREF _Toc208537298 \h </w:instrText>
            </w:r>
            <w:r>
              <w:rPr>
                <w:noProof/>
                <w:webHidden/>
              </w:rPr>
            </w:r>
            <w:r>
              <w:rPr>
                <w:noProof/>
                <w:webHidden/>
              </w:rPr>
              <w:fldChar w:fldCharType="separate"/>
            </w:r>
            <w:r>
              <w:rPr>
                <w:noProof/>
                <w:webHidden/>
              </w:rPr>
              <w:t>13</w:t>
            </w:r>
            <w:r>
              <w:rPr>
                <w:noProof/>
                <w:webHidden/>
              </w:rPr>
              <w:fldChar w:fldCharType="end"/>
            </w:r>
          </w:hyperlink>
        </w:p>
        <w:p w14:paraId="011033E8" w14:textId="1261F013" w:rsidR="00371A13" w:rsidRDefault="00371A13">
          <w:pPr>
            <w:pStyle w:val="TOC2"/>
            <w:tabs>
              <w:tab w:val="left" w:pos="720"/>
              <w:tab w:val="right" w:leader="dot" w:pos="9350"/>
            </w:tabs>
            <w:rPr>
              <w:b w:val="0"/>
              <w:bCs w:val="0"/>
              <w:noProof/>
              <w:sz w:val="24"/>
              <w:szCs w:val="24"/>
            </w:rPr>
          </w:pPr>
          <w:hyperlink w:anchor="_Toc208537299" w:history="1">
            <w:r w:rsidRPr="00D40833">
              <w:rPr>
                <w:rStyle w:val="Hyperlink"/>
                <w:rFonts w:ascii="Times New Roman" w:hAnsi="Times New Roman" w:cs="Times New Roman"/>
                <w:noProof/>
              </w:rPr>
              <w:t>5.</w:t>
            </w:r>
            <w:r>
              <w:rPr>
                <w:b w:val="0"/>
                <w:bCs w:val="0"/>
                <w:noProof/>
                <w:sz w:val="24"/>
                <w:szCs w:val="24"/>
              </w:rPr>
              <w:tab/>
            </w:r>
            <w:r w:rsidRPr="00D40833">
              <w:rPr>
                <w:rStyle w:val="Hyperlink"/>
                <w:rFonts w:ascii="Times New Roman" w:hAnsi="Times New Roman" w:cs="Times New Roman"/>
                <w:noProof/>
              </w:rPr>
              <w:t>Creating receipts</w:t>
            </w:r>
            <w:r>
              <w:rPr>
                <w:noProof/>
                <w:webHidden/>
              </w:rPr>
              <w:tab/>
            </w:r>
            <w:r>
              <w:rPr>
                <w:noProof/>
                <w:webHidden/>
              </w:rPr>
              <w:fldChar w:fldCharType="begin"/>
            </w:r>
            <w:r>
              <w:rPr>
                <w:noProof/>
                <w:webHidden/>
              </w:rPr>
              <w:instrText xml:space="preserve"> PAGEREF _Toc208537299 \h </w:instrText>
            </w:r>
            <w:r>
              <w:rPr>
                <w:noProof/>
                <w:webHidden/>
              </w:rPr>
            </w:r>
            <w:r>
              <w:rPr>
                <w:noProof/>
                <w:webHidden/>
              </w:rPr>
              <w:fldChar w:fldCharType="separate"/>
            </w:r>
            <w:r>
              <w:rPr>
                <w:noProof/>
                <w:webHidden/>
              </w:rPr>
              <w:t>14</w:t>
            </w:r>
            <w:r>
              <w:rPr>
                <w:noProof/>
                <w:webHidden/>
              </w:rPr>
              <w:fldChar w:fldCharType="end"/>
            </w:r>
          </w:hyperlink>
        </w:p>
        <w:p w14:paraId="65A3F996" w14:textId="0DD20D91" w:rsidR="00371A13" w:rsidRDefault="00371A13">
          <w:pPr>
            <w:pStyle w:val="TOC2"/>
            <w:tabs>
              <w:tab w:val="left" w:pos="720"/>
              <w:tab w:val="right" w:leader="dot" w:pos="9350"/>
            </w:tabs>
            <w:rPr>
              <w:b w:val="0"/>
              <w:bCs w:val="0"/>
              <w:noProof/>
              <w:sz w:val="24"/>
              <w:szCs w:val="24"/>
            </w:rPr>
          </w:pPr>
          <w:hyperlink w:anchor="_Toc208537300" w:history="1">
            <w:r w:rsidRPr="00D40833">
              <w:rPr>
                <w:rStyle w:val="Hyperlink"/>
                <w:rFonts w:ascii="Times New Roman" w:hAnsi="Times New Roman" w:cs="Times New Roman"/>
                <w:noProof/>
                <w:lang w:val="vi-VN"/>
              </w:rPr>
              <w:t>6.</w:t>
            </w:r>
            <w:r>
              <w:rPr>
                <w:b w:val="0"/>
                <w:bCs w:val="0"/>
                <w:noProof/>
                <w:sz w:val="24"/>
                <w:szCs w:val="24"/>
              </w:rPr>
              <w:tab/>
            </w:r>
            <w:r w:rsidRPr="00D40833">
              <w:rPr>
                <w:rStyle w:val="Hyperlink"/>
                <w:rFonts w:ascii="Times New Roman" w:hAnsi="Times New Roman" w:cs="Times New Roman"/>
                <w:noProof/>
              </w:rPr>
              <w:t>Handling payments</w:t>
            </w:r>
            <w:r>
              <w:rPr>
                <w:noProof/>
                <w:webHidden/>
              </w:rPr>
              <w:tab/>
            </w:r>
            <w:r>
              <w:rPr>
                <w:noProof/>
                <w:webHidden/>
              </w:rPr>
              <w:fldChar w:fldCharType="begin"/>
            </w:r>
            <w:r>
              <w:rPr>
                <w:noProof/>
                <w:webHidden/>
              </w:rPr>
              <w:instrText xml:space="preserve"> PAGEREF _Toc208537300 \h </w:instrText>
            </w:r>
            <w:r>
              <w:rPr>
                <w:noProof/>
                <w:webHidden/>
              </w:rPr>
            </w:r>
            <w:r>
              <w:rPr>
                <w:noProof/>
                <w:webHidden/>
              </w:rPr>
              <w:fldChar w:fldCharType="separate"/>
            </w:r>
            <w:r>
              <w:rPr>
                <w:noProof/>
                <w:webHidden/>
              </w:rPr>
              <w:t>15</w:t>
            </w:r>
            <w:r>
              <w:rPr>
                <w:noProof/>
                <w:webHidden/>
              </w:rPr>
              <w:fldChar w:fldCharType="end"/>
            </w:r>
          </w:hyperlink>
        </w:p>
        <w:p w14:paraId="5EAAD312" w14:textId="330C193D" w:rsidR="00371A13" w:rsidRDefault="00371A13">
          <w:pPr>
            <w:pStyle w:val="TOC2"/>
            <w:tabs>
              <w:tab w:val="left" w:pos="720"/>
              <w:tab w:val="right" w:leader="dot" w:pos="9350"/>
            </w:tabs>
            <w:rPr>
              <w:b w:val="0"/>
              <w:bCs w:val="0"/>
              <w:noProof/>
              <w:sz w:val="24"/>
              <w:szCs w:val="24"/>
            </w:rPr>
          </w:pPr>
          <w:hyperlink w:anchor="_Toc208537301" w:history="1">
            <w:r w:rsidRPr="00D40833">
              <w:rPr>
                <w:rStyle w:val="Hyperlink"/>
                <w:rFonts w:ascii="Times New Roman" w:hAnsi="Times New Roman" w:cs="Times New Roman"/>
                <w:noProof/>
              </w:rPr>
              <w:t>7.</w:t>
            </w:r>
            <w:r>
              <w:rPr>
                <w:b w:val="0"/>
                <w:bCs w:val="0"/>
                <w:noProof/>
                <w:sz w:val="24"/>
                <w:szCs w:val="24"/>
              </w:rPr>
              <w:tab/>
            </w:r>
            <w:r w:rsidRPr="00D40833">
              <w:rPr>
                <w:rStyle w:val="Hyperlink"/>
                <w:rFonts w:ascii="Times New Roman" w:hAnsi="Times New Roman" w:cs="Times New Roman"/>
                <w:noProof/>
              </w:rPr>
              <w:t>Managing goods packaging</w:t>
            </w:r>
            <w:r>
              <w:rPr>
                <w:noProof/>
                <w:webHidden/>
              </w:rPr>
              <w:tab/>
            </w:r>
            <w:r>
              <w:rPr>
                <w:noProof/>
                <w:webHidden/>
              </w:rPr>
              <w:fldChar w:fldCharType="begin"/>
            </w:r>
            <w:r>
              <w:rPr>
                <w:noProof/>
                <w:webHidden/>
              </w:rPr>
              <w:instrText xml:space="preserve"> PAGEREF _Toc208537301 \h </w:instrText>
            </w:r>
            <w:r>
              <w:rPr>
                <w:noProof/>
                <w:webHidden/>
              </w:rPr>
            </w:r>
            <w:r>
              <w:rPr>
                <w:noProof/>
                <w:webHidden/>
              </w:rPr>
              <w:fldChar w:fldCharType="separate"/>
            </w:r>
            <w:r>
              <w:rPr>
                <w:noProof/>
                <w:webHidden/>
              </w:rPr>
              <w:t>16</w:t>
            </w:r>
            <w:r>
              <w:rPr>
                <w:noProof/>
                <w:webHidden/>
              </w:rPr>
              <w:fldChar w:fldCharType="end"/>
            </w:r>
          </w:hyperlink>
        </w:p>
        <w:p w14:paraId="5A704E33" w14:textId="5DA1D077" w:rsidR="00371A13" w:rsidRDefault="00371A13">
          <w:pPr>
            <w:pStyle w:val="TOC2"/>
            <w:tabs>
              <w:tab w:val="left" w:pos="720"/>
              <w:tab w:val="right" w:leader="dot" w:pos="9350"/>
            </w:tabs>
            <w:rPr>
              <w:b w:val="0"/>
              <w:bCs w:val="0"/>
              <w:noProof/>
              <w:sz w:val="24"/>
              <w:szCs w:val="24"/>
            </w:rPr>
          </w:pPr>
          <w:hyperlink w:anchor="_Toc208537302" w:history="1">
            <w:r w:rsidRPr="00D40833">
              <w:rPr>
                <w:rStyle w:val="Hyperlink"/>
                <w:rFonts w:ascii="Times New Roman" w:hAnsi="Times New Roman" w:cs="Times New Roman"/>
                <w:noProof/>
              </w:rPr>
              <w:t>8.</w:t>
            </w:r>
            <w:r>
              <w:rPr>
                <w:b w:val="0"/>
                <w:bCs w:val="0"/>
                <w:noProof/>
                <w:sz w:val="24"/>
                <w:szCs w:val="24"/>
              </w:rPr>
              <w:tab/>
            </w:r>
            <w:r w:rsidRPr="00D40833">
              <w:rPr>
                <w:rStyle w:val="Hyperlink"/>
                <w:rFonts w:ascii="Times New Roman" w:hAnsi="Times New Roman" w:cs="Times New Roman"/>
                <w:noProof/>
              </w:rPr>
              <w:t>Shipment</w:t>
            </w:r>
            <w:r>
              <w:rPr>
                <w:noProof/>
                <w:webHidden/>
              </w:rPr>
              <w:tab/>
            </w:r>
            <w:r>
              <w:rPr>
                <w:noProof/>
                <w:webHidden/>
              </w:rPr>
              <w:fldChar w:fldCharType="begin"/>
            </w:r>
            <w:r>
              <w:rPr>
                <w:noProof/>
                <w:webHidden/>
              </w:rPr>
              <w:instrText xml:space="preserve"> PAGEREF _Toc208537302 \h </w:instrText>
            </w:r>
            <w:r>
              <w:rPr>
                <w:noProof/>
                <w:webHidden/>
              </w:rPr>
            </w:r>
            <w:r>
              <w:rPr>
                <w:noProof/>
                <w:webHidden/>
              </w:rPr>
              <w:fldChar w:fldCharType="separate"/>
            </w:r>
            <w:r>
              <w:rPr>
                <w:noProof/>
                <w:webHidden/>
              </w:rPr>
              <w:t>17</w:t>
            </w:r>
            <w:r>
              <w:rPr>
                <w:noProof/>
                <w:webHidden/>
              </w:rPr>
              <w:fldChar w:fldCharType="end"/>
            </w:r>
          </w:hyperlink>
        </w:p>
        <w:p w14:paraId="2174F39D" w14:textId="3220F54B" w:rsidR="00371A13" w:rsidRDefault="00371A13">
          <w:pPr>
            <w:pStyle w:val="TOC1"/>
            <w:tabs>
              <w:tab w:val="left" w:pos="480"/>
              <w:tab w:val="right" w:leader="dot" w:pos="9350"/>
            </w:tabs>
            <w:rPr>
              <w:b w:val="0"/>
              <w:bCs w:val="0"/>
              <w:i w:val="0"/>
              <w:iCs w:val="0"/>
              <w:noProof/>
            </w:rPr>
          </w:pPr>
          <w:hyperlink w:anchor="_Toc208537303" w:history="1">
            <w:r w:rsidRPr="00D40833">
              <w:rPr>
                <w:rStyle w:val="Hyperlink"/>
                <w:rFonts w:ascii="Times New Roman" w:hAnsi="Times New Roman" w:cs="Times New Roman"/>
                <w:noProof/>
              </w:rPr>
              <w:t>V.</w:t>
            </w:r>
            <w:r>
              <w:rPr>
                <w:b w:val="0"/>
                <w:bCs w:val="0"/>
                <w:i w:val="0"/>
                <w:iCs w:val="0"/>
                <w:noProof/>
              </w:rPr>
              <w:tab/>
            </w:r>
            <w:r w:rsidRPr="00D40833">
              <w:rPr>
                <w:rStyle w:val="Hyperlink"/>
                <w:rFonts w:ascii="Times New Roman" w:hAnsi="Times New Roman" w:cs="Times New Roman"/>
                <w:noProof/>
              </w:rPr>
              <w:t>Workflow</w:t>
            </w:r>
            <w:r>
              <w:rPr>
                <w:noProof/>
                <w:webHidden/>
              </w:rPr>
              <w:tab/>
            </w:r>
            <w:r>
              <w:rPr>
                <w:noProof/>
                <w:webHidden/>
              </w:rPr>
              <w:fldChar w:fldCharType="begin"/>
            </w:r>
            <w:r>
              <w:rPr>
                <w:noProof/>
                <w:webHidden/>
              </w:rPr>
              <w:instrText xml:space="preserve"> PAGEREF _Toc208537303 \h </w:instrText>
            </w:r>
            <w:r>
              <w:rPr>
                <w:noProof/>
                <w:webHidden/>
              </w:rPr>
            </w:r>
            <w:r>
              <w:rPr>
                <w:noProof/>
                <w:webHidden/>
              </w:rPr>
              <w:fldChar w:fldCharType="separate"/>
            </w:r>
            <w:r>
              <w:rPr>
                <w:noProof/>
                <w:webHidden/>
              </w:rPr>
              <w:t>18</w:t>
            </w:r>
            <w:r>
              <w:rPr>
                <w:noProof/>
                <w:webHidden/>
              </w:rPr>
              <w:fldChar w:fldCharType="end"/>
            </w:r>
          </w:hyperlink>
        </w:p>
        <w:p w14:paraId="1EB295E5" w14:textId="7F3E7537" w:rsidR="00371A13" w:rsidRDefault="00371A13">
          <w:pPr>
            <w:pStyle w:val="TOC2"/>
            <w:tabs>
              <w:tab w:val="left" w:pos="720"/>
              <w:tab w:val="right" w:leader="dot" w:pos="9350"/>
            </w:tabs>
            <w:rPr>
              <w:b w:val="0"/>
              <w:bCs w:val="0"/>
              <w:noProof/>
              <w:sz w:val="24"/>
              <w:szCs w:val="24"/>
            </w:rPr>
          </w:pPr>
          <w:hyperlink w:anchor="_Toc208537304" w:history="1">
            <w:r w:rsidRPr="00D40833">
              <w:rPr>
                <w:rStyle w:val="Hyperlink"/>
                <w:rFonts w:ascii="Times New Roman" w:hAnsi="Times New Roman" w:cs="Times New Roman"/>
                <w:noProof/>
              </w:rPr>
              <w:t>1.</w:t>
            </w:r>
            <w:r>
              <w:rPr>
                <w:b w:val="0"/>
                <w:bCs w:val="0"/>
                <w:noProof/>
                <w:sz w:val="24"/>
                <w:szCs w:val="24"/>
              </w:rPr>
              <w:tab/>
            </w:r>
            <w:r w:rsidRPr="00D40833">
              <w:rPr>
                <w:rStyle w:val="Hyperlink"/>
                <w:rFonts w:ascii="Times New Roman" w:hAnsi="Times New Roman" w:cs="Times New Roman"/>
                <w:noProof/>
              </w:rPr>
              <w:t>Creating customers’ account</w:t>
            </w:r>
            <w:r>
              <w:rPr>
                <w:noProof/>
                <w:webHidden/>
              </w:rPr>
              <w:tab/>
            </w:r>
            <w:r>
              <w:rPr>
                <w:noProof/>
                <w:webHidden/>
              </w:rPr>
              <w:fldChar w:fldCharType="begin"/>
            </w:r>
            <w:r>
              <w:rPr>
                <w:noProof/>
                <w:webHidden/>
              </w:rPr>
              <w:instrText xml:space="preserve"> PAGEREF _Toc208537304 \h </w:instrText>
            </w:r>
            <w:r>
              <w:rPr>
                <w:noProof/>
                <w:webHidden/>
              </w:rPr>
            </w:r>
            <w:r>
              <w:rPr>
                <w:noProof/>
                <w:webHidden/>
              </w:rPr>
              <w:fldChar w:fldCharType="separate"/>
            </w:r>
            <w:r>
              <w:rPr>
                <w:noProof/>
                <w:webHidden/>
              </w:rPr>
              <w:t>18</w:t>
            </w:r>
            <w:r>
              <w:rPr>
                <w:noProof/>
                <w:webHidden/>
              </w:rPr>
              <w:fldChar w:fldCharType="end"/>
            </w:r>
          </w:hyperlink>
        </w:p>
        <w:p w14:paraId="442D2D16" w14:textId="698F72A1" w:rsidR="00371A13" w:rsidRDefault="00371A13">
          <w:pPr>
            <w:pStyle w:val="TOC2"/>
            <w:tabs>
              <w:tab w:val="left" w:pos="720"/>
              <w:tab w:val="right" w:leader="dot" w:pos="9350"/>
            </w:tabs>
            <w:rPr>
              <w:b w:val="0"/>
              <w:bCs w:val="0"/>
              <w:noProof/>
              <w:sz w:val="24"/>
              <w:szCs w:val="24"/>
            </w:rPr>
          </w:pPr>
          <w:hyperlink w:anchor="_Toc208537305" w:history="1">
            <w:r w:rsidRPr="00D40833">
              <w:rPr>
                <w:rStyle w:val="Hyperlink"/>
                <w:rFonts w:ascii="Times New Roman" w:hAnsi="Times New Roman" w:cs="Times New Roman"/>
                <w:noProof/>
              </w:rPr>
              <w:t>2.</w:t>
            </w:r>
            <w:r>
              <w:rPr>
                <w:b w:val="0"/>
                <w:bCs w:val="0"/>
                <w:noProof/>
                <w:sz w:val="24"/>
                <w:szCs w:val="24"/>
              </w:rPr>
              <w:tab/>
            </w:r>
            <w:r w:rsidRPr="00D40833">
              <w:rPr>
                <w:rStyle w:val="Hyperlink"/>
                <w:rFonts w:ascii="Times New Roman" w:hAnsi="Times New Roman" w:cs="Times New Roman"/>
                <w:noProof/>
              </w:rPr>
              <w:t>Browsing store catalogue</w:t>
            </w:r>
            <w:r>
              <w:rPr>
                <w:noProof/>
                <w:webHidden/>
              </w:rPr>
              <w:tab/>
            </w:r>
            <w:r>
              <w:rPr>
                <w:noProof/>
                <w:webHidden/>
              </w:rPr>
              <w:fldChar w:fldCharType="begin"/>
            </w:r>
            <w:r>
              <w:rPr>
                <w:noProof/>
                <w:webHidden/>
              </w:rPr>
              <w:instrText xml:space="preserve"> PAGEREF _Toc208537305 \h </w:instrText>
            </w:r>
            <w:r>
              <w:rPr>
                <w:noProof/>
                <w:webHidden/>
              </w:rPr>
            </w:r>
            <w:r>
              <w:rPr>
                <w:noProof/>
                <w:webHidden/>
              </w:rPr>
              <w:fldChar w:fldCharType="separate"/>
            </w:r>
            <w:r>
              <w:rPr>
                <w:noProof/>
                <w:webHidden/>
              </w:rPr>
              <w:t>19</w:t>
            </w:r>
            <w:r>
              <w:rPr>
                <w:noProof/>
                <w:webHidden/>
              </w:rPr>
              <w:fldChar w:fldCharType="end"/>
            </w:r>
          </w:hyperlink>
        </w:p>
        <w:p w14:paraId="142775FE" w14:textId="4CA80E17" w:rsidR="00371A13" w:rsidRDefault="00371A13">
          <w:pPr>
            <w:pStyle w:val="TOC2"/>
            <w:tabs>
              <w:tab w:val="left" w:pos="720"/>
              <w:tab w:val="right" w:leader="dot" w:pos="9350"/>
            </w:tabs>
            <w:rPr>
              <w:b w:val="0"/>
              <w:bCs w:val="0"/>
              <w:noProof/>
              <w:sz w:val="24"/>
              <w:szCs w:val="24"/>
            </w:rPr>
          </w:pPr>
          <w:hyperlink w:anchor="_Toc208537306" w:history="1">
            <w:r w:rsidRPr="00D40833">
              <w:rPr>
                <w:rStyle w:val="Hyperlink"/>
                <w:rFonts w:ascii="Times New Roman" w:hAnsi="Times New Roman" w:cs="Times New Roman"/>
                <w:noProof/>
              </w:rPr>
              <w:t>3.</w:t>
            </w:r>
            <w:r>
              <w:rPr>
                <w:b w:val="0"/>
                <w:bCs w:val="0"/>
                <w:noProof/>
                <w:sz w:val="24"/>
                <w:szCs w:val="24"/>
              </w:rPr>
              <w:tab/>
            </w:r>
            <w:r w:rsidRPr="00D40833">
              <w:rPr>
                <w:rStyle w:val="Hyperlink"/>
                <w:rFonts w:ascii="Times New Roman" w:hAnsi="Times New Roman" w:cs="Times New Roman"/>
                <w:noProof/>
              </w:rPr>
              <w:t>Managing shopping cart</w:t>
            </w:r>
            <w:r>
              <w:rPr>
                <w:noProof/>
                <w:webHidden/>
              </w:rPr>
              <w:tab/>
            </w:r>
            <w:r>
              <w:rPr>
                <w:noProof/>
                <w:webHidden/>
              </w:rPr>
              <w:fldChar w:fldCharType="begin"/>
            </w:r>
            <w:r>
              <w:rPr>
                <w:noProof/>
                <w:webHidden/>
              </w:rPr>
              <w:instrText xml:space="preserve"> PAGEREF _Toc208537306 \h </w:instrText>
            </w:r>
            <w:r>
              <w:rPr>
                <w:noProof/>
                <w:webHidden/>
              </w:rPr>
            </w:r>
            <w:r>
              <w:rPr>
                <w:noProof/>
                <w:webHidden/>
              </w:rPr>
              <w:fldChar w:fldCharType="separate"/>
            </w:r>
            <w:r>
              <w:rPr>
                <w:noProof/>
                <w:webHidden/>
              </w:rPr>
              <w:t>20</w:t>
            </w:r>
            <w:r>
              <w:rPr>
                <w:noProof/>
                <w:webHidden/>
              </w:rPr>
              <w:fldChar w:fldCharType="end"/>
            </w:r>
          </w:hyperlink>
        </w:p>
        <w:p w14:paraId="48E65250" w14:textId="112BF758" w:rsidR="00371A13" w:rsidRDefault="00371A13">
          <w:pPr>
            <w:pStyle w:val="TOC2"/>
            <w:tabs>
              <w:tab w:val="left" w:pos="720"/>
              <w:tab w:val="right" w:leader="dot" w:pos="9350"/>
            </w:tabs>
            <w:rPr>
              <w:b w:val="0"/>
              <w:bCs w:val="0"/>
              <w:noProof/>
              <w:sz w:val="24"/>
              <w:szCs w:val="24"/>
            </w:rPr>
          </w:pPr>
          <w:hyperlink w:anchor="_Toc208537307" w:history="1">
            <w:r w:rsidRPr="00D40833">
              <w:rPr>
                <w:rStyle w:val="Hyperlink"/>
                <w:rFonts w:ascii="Times New Roman" w:hAnsi="Times New Roman" w:cs="Times New Roman"/>
                <w:noProof/>
              </w:rPr>
              <w:t>4.</w:t>
            </w:r>
            <w:r>
              <w:rPr>
                <w:b w:val="0"/>
                <w:bCs w:val="0"/>
                <w:noProof/>
                <w:sz w:val="24"/>
                <w:szCs w:val="24"/>
              </w:rPr>
              <w:tab/>
            </w:r>
            <w:r w:rsidRPr="00D40833">
              <w:rPr>
                <w:rStyle w:val="Hyperlink"/>
                <w:rFonts w:ascii="Times New Roman" w:hAnsi="Times New Roman" w:cs="Times New Roman"/>
                <w:noProof/>
              </w:rPr>
              <w:t>Creating invoices</w:t>
            </w:r>
            <w:r>
              <w:rPr>
                <w:noProof/>
                <w:webHidden/>
              </w:rPr>
              <w:tab/>
            </w:r>
            <w:r>
              <w:rPr>
                <w:noProof/>
                <w:webHidden/>
              </w:rPr>
              <w:fldChar w:fldCharType="begin"/>
            </w:r>
            <w:r>
              <w:rPr>
                <w:noProof/>
                <w:webHidden/>
              </w:rPr>
              <w:instrText xml:space="preserve"> PAGEREF _Toc208537307 \h </w:instrText>
            </w:r>
            <w:r>
              <w:rPr>
                <w:noProof/>
                <w:webHidden/>
              </w:rPr>
            </w:r>
            <w:r>
              <w:rPr>
                <w:noProof/>
                <w:webHidden/>
              </w:rPr>
              <w:fldChar w:fldCharType="separate"/>
            </w:r>
            <w:r>
              <w:rPr>
                <w:noProof/>
                <w:webHidden/>
              </w:rPr>
              <w:t>21</w:t>
            </w:r>
            <w:r>
              <w:rPr>
                <w:noProof/>
                <w:webHidden/>
              </w:rPr>
              <w:fldChar w:fldCharType="end"/>
            </w:r>
          </w:hyperlink>
        </w:p>
        <w:p w14:paraId="46F09404" w14:textId="08B20393" w:rsidR="00371A13" w:rsidRDefault="00371A13">
          <w:pPr>
            <w:pStyle w:val="TOC2"/>
            <w:tabs>
              <w:tab w:val="left" w:pos="720"/>
              <w:tab w:val="right" w:leader="dot" w:pos="9350"/>
            </w:tabs>
            <w:rPr>
              <w:b w:val="0"/>
              <w:bCs w:val="0"/>
              <w:noProof/>
              <w:sz w:val="24"/>
              <w:szCs w:val="24"/>
            </w:rPr>
          </w:pPr>
          <w:hyperlink w:anchor="_Toc208537308" w:history="1">
            <w:r w:rsidRPr="00D40833">
              <w:rPr>
                <w:rStyle w:val="Hyperlink"/>
                <w:rFonts w:ascii="Times New Roman" w:hAnsi="Times New Roman" w:cs="Times New Roman"/>
                <w:noProof/>
              </w:rPr>
              <w:t>5.</w:t>
            </w:r>
            <w:r>
              <w:rPr>
                <w:b w:val="0"/>
                <w:bCs w:val="0"/>
                <w:noProof/>
                <w:sz w:val="24"/>
                <w:szCs w:val="24"/>
              </w:rPr>
              <w:tab/>
            </w:r>
            <w:r w:rsidRPr="00D40833">
              <w:rPr>
                <w:rStyle w:val="Hyperlink"/>
                <w:rFonts w:ascii="Times New Roman" w:hAnsi="Times New Roman" w:cs="Times New Roman"/>
                <w:noProof/>
              </w:rPr>
              <w:t>Creating receipts</w:t>
            </w:r>
            <w:r>
              <w:rPr>
                <w:noProof/>
                <w:webHidden/>
              </w:rPr>
              <w:tab/>
            </w:r>
            <w:r>
              <w:rPr>
                <w:noProof/>
                <w:webHidden/>
              </w:rPr>
              <w:fldChar w:fldCharType="begin"/>
            </w:r>
            <w:r>
              <w:rPr>
                <w:noProof/>
                <w:webHidden/>
              </w:rPr>
              <w:instrText xml:space="preserve"> PAGEREF _Toc208537308 \h </w:instrText>
            </w:r>
            <w:r>
              <w:rPr>
                <w:noProof/>
                <w:webHidden/>
              </w:rPr>
            </w:r>
            <w:r>
              <w:rPr>
                <w:noProof/>
                <w:webHidden/>
              </w:rPr>
              <w:fldChar w:fldCharType="separate"/>
            </w:r>
            <w:r>
              <w:rPr>
                <w:noProof/>
                <w:webHidden/>
              </w:rPr>
              <w:t>22</w:t>
            </w:r>
            <w:r>
              <w:rPr>
                <w:noProof/>
                <w:webHidden/>
              </w:rPr>
              <w:fldChar w:fldCharType="end"/>
            </w:r>
          </w:hyperlink>
        </w:p>
        <w:p w14:paraId="166B25D6" w14:textId="1E4BF4EB" w:rsidR="00371A13" w:rsidRDefault="00371A13">
          <w:pPr>
            <w:pStyle w:val="TOC2"/>
            <w:tabs>
              <w:tab w:val="left" w:pos="720"/>
              <w:tab w:val="right" w:leader="dot" w:pos="9350"/>
            </w:tabs>
            <w:rPr>
              <w:b w:val="0"/>
              <w:bCs w:val="0"/>
              <w:noProof/>
              <w:sz w:val="24"/>
              <w:szCs w:val="24"/>
            </w:rPr>
          </w:pPr>
          <w:hyperlink w:anchor="_Toc208537309" w:history="1">
            <w:r w:rsidRPr="00D40833">
              <w:rPr>
                <w:rStyle w:val="Hyperlink"/>
                <w:rFonts w:ascii="Times New Roman" w:hAnsi="Times New Roman" w:cs="Times New Roman"/>
                <w:noProof/>
              </w:rPr>
              <w:t>6.</w:t>
            </w:r>
            <w:r>
              <w:rPr>
                <w:b w:val="0"/>
                <w:bCs w:val="0"/>
                <w:noProof/>
                <w:sz w:val="24"/>
                <w:szCs w:val="24"/>
              </w:rPr>
              <w:tab/>
            </w:r>
            <w:r w:rsidRPr="00D40833">
              <w:rPr>
                <w:rStyle w:val="Hyperlink"/>
                <w:rFonts w:ascii="Times New Roman" w:hAnsi="Times New Roman" w:cs="Times New Roman"/>
                <w:noProof/>
              </w:rPr>
              <w:t>Handling payments</w:t>
            </w:r>
            <w:r>
              <w:rPr>
                <w:noProof/>
                <w:webHidden/>
              </w:rPr>
              <w:tab/>
            </w:r>
            <w:r>
              <w:rPr>
                <w:noProof/>
                <w:webHidden/>
              </w:rPr>
              <w:fldChar w:fldCharType="begin"/>
            </w:r>
            <w:r>
              <w:rPr>
                <w:noProof/>
                <w:webHidden/>
              </w:rPr>
              <w:instrText xml:space="preserve"> PAGEREF _Toc208537309 \h </w:instrText>
            </w:r>
            <w:r>
              <w:rPr>
                <w:noProof/>
                <w:webHidden/>
              </w:rPr>
            </w:r>
            <w:r>
              <w:rPr>
                <w:noProof/>
                <w:webHidden/>
              </w:rPr>
              <w:fldChar w:fldCharType="separate"/>
            </w:r>
            <w:r>
              <w:rPr>
                <w:noProof/>
                <w:webHidden/>
              </w:rPr>
              <w:t>23</w:t>
            </w:r>
            <w:r>
              <w:rPr>
                <w:noProof/>
                <w:webHidden/>
              </w:rPr>
              <w:fldChar w:fldCharType="end"/>
            </w:r>
          </w:hyperlink>
        </w:p>
        <w:p w14:paraId="2797480D" w14:textId="020C4184" w:rsidR="00371A13" w:rsidRDefault="00371A13">
          <w:pPr>
            <w:pStyle w:val="TOC2"/>
            <w:tabs>
              <w:tab w:val="left" w:pos="720"/>
              <w:tab w:val="right" w:leader="dot" w:pos="9350"/>
            </w:tabs>
            <w:rPr>
              <w:b w:val="0"/>
              <w:bCs w:val="0"/>
              <w:noProof/>
              <w:sz w:val="24"/>
              <w:szCs w:val="24"/>
            </w:rPr>
          </w:pPr>
          <w:hyperlink w:anchor="_Toc208537310" w:history="1">
            <w:r w:rsidRPr="00D40833">
              <w:rPr>
                <w:rStyle w:val="Hyperlink"/>
                <w:rFonts w:ascii="Times New Roman" w:hAnsi="Times New Roman" w:cs="Times New Roman"/>
                <w:noProof/>
              </w:rPr>
              <w:t>7.</w:t>
            </w:r>
            <w:r>
              <w:rPr>
                <w:b w:val="0"/>
                <w:bCs w:val="0"/>
                <w:noProof/>
                <w:sz w:val="24"/>
                <w:szCs w:val="24"/>
              </w:rPr>
              <w:tab/>
            </w:r>
            <w:r w:rsidRPr="00D40833">
              <w:rPr>
                <w:rStyle w:val="Hyperlink"/>
                <w:rFonts w:ascii="Times New Roman" w:hAnsi="Times New Roman" w:cs="Times New Roman"/>
                <w:noProof/>
              </w:rPr>
              <w:t>Managing goods packaging</w:t>
            </w:r>
            <w:r>
              <w:rPr>
                <w:noProof/>
                <w:webHidden/>
              </w:rPr>
              <w:tab/>
            </w:r>
            <w:r>
              <w:rPr>
                <w:noProof/>
                <w:webHidden/>
              </w:rPr>
              <w:fldChar w:fldCharType="begin"/>
            </w:r>
            <w:r>
              <w:rPr>
                <w:noProof/>
                <w:webHidden/>
              </w:rPr>
              <w:instrText xml:space="preserve"> PAGEREF _Toc208537310 \h </w:instrText>
            </w:r>
            <w:r>
              <w:rPr>
                <w:noProof/>
                <w:webHidden/>
              </w:rPr>
            </w:r>
            <w:r>
              <w:rPr>
                <w:noProof/>
                <w:webHidden/>
              </w:rPr>
              <w:fldChar w:fldCharType="separate"/>
            </w:r>
            <w:r>
              <w:rPr>
                <w:noProof/>
                <w:webHidden/>
              </w:rPr>
              <w:t>24</w:t>
            </w:r>
            <w:r>
              <w:rPr>
                <w:noProof/>
                <w:webHidden/>
              </w:rPr>
              <w:fldChar w:fldCharType="end"/>
            </w:r>
          </w:hyperlink>
        </w:p>
        <w:p w14:paraId="71B3F53C" w14:textId="6DF62F13" w:rsidR="00371A13" w:rsidRDefault="00371A13">
          <w:pPr>
            <w:pStyle w:val="TOC2"/>
            <w:tabs>
              <w:tab w:val="left" w:pos="720"/>
              <w:tab w:val="right" w:leader="dot" w:pos="9350"/>
            </w:tabs>
            <w:rPr>
              <w:b w:val="0"/>
              <w:bCs w:val="0"/>
              <w:noProof/>
              <w:sz w:val="24"/>
              <w:szCs w:val="24"/>
            </w:rPr>
          </w:pPr>
          <w:hyperlink w:anchor="_Toc208537311" w:history="1">
            <w:r w:rsidRPr="00D40833">
              <w:rPr>
                <w:rStyle w:val="Hyperlink"/>
                <w:rFonts w:ascii="Times New Roman" w:hAnsi="Times New Roman" w:cs="Times New Roman"/>
                <w:noProof/>
              </w:rPr>
              <w:t>8.</w:t>
            </w:r>
            <w:r>
              <w:rPr>
                <w:b w:val="0"/>
                <w:bCs w:val="0"/>
                <w:noProof/>
                <w:sz w:val="24"/>
                <w:szCs w:val="24"/>
              </w:rPr>
              <w:tab/>
            </w:r>
            <w:r w:rsidRPr="00D40833">
              <w:rPr>
                <w:rStyle w:val="Hyperlink"/>
                <w:rFonts w:ascii="Times New Roman" w:hAnsi="Times New Roman" w:cs="Times New Roman"/>
                <w:noProof/>
              </w:rPr>
              <w:t>Shipment</w:t>
            </w:r>
            <w:r>
              <w:rPr>
                <w:noProof/>
                <w:webHidden/>
              </w:rPr>
              <w:tab/>
            </w:r>
            <w:r>
              <w:rPr>
                <w:noProof/>
                <w:webHidden/>
              </w:rPr>
              <w:fldChar w:fldCharType="begin"/>
            </w:r>
            <w:r>
              <w:rPr>
                <w:noProof/>
                <w:webHidden/>
              </w:rPr>
              <w:instrText xml:space="preserve"> PAGEREF _Toc208537311 \h </w:instrText>
            </w:r>
            <w:r>
              <w:rPr>
                <w:noProof/>
                <w:webHidden/>
              </w:rPr>
            </w:r>
            <w:r>
              <w:rPr>
                <w:noProof/>
                <w:webHidden/>
              </w:rPr>
              <w:fldChar w:fldCharType="separate"/>
            </w:r>
            <w:r>
              <w:rPr>
                <w:noProof/>
                <w:webHidden/>
              </w:rPr>
              <w:t>25</w:t>
            </w:r>
            <w:r>
              <w:rPr>
                <w:noProof/>
                <w:webHidden/>
              </w:rPr>
              <w:fldChar w:fldCharType="end"/>
            </w:r>
          </w:hyperlink>
        </w:p>
        <w:p w14:paraId="1FD3E8D3" w14:textId="6EBF3F51" w:rsidR="00371A13" w:rsidRDefault="00371A13">
          <w:pPr>
            <w:pStyle w:val="TOC1"/>
            <w:tabs>
              <w:tab w:val="left" w:pos="720"/>
              <w:tab w:val="right" w:leader="dot" w:pos="9350"/>
            </w:tabs>
            <w:rPr>
              <w:b w:val="0"/>
              <w:bCs w:val="0"/>
              <w:i w:val="0"/>
              <w:iCs w:val="0"/>
              <w:noProof/>
            </w:rPr>
          </w:pPr>
          <w:hyperlink w:anchor="_Toc208537312" w:history="1">
            <w:r w:rsidRPr="00D40833">
              <w:rPr>
                <w:rStyle w:val="Hyperlink"/>
                <w:rFonts w:ascii="Times New Roman" w:hAnsi="Times New Roman" w:cs="Times New Roman"/>
                <w:noProof/>
              </w:rPr>
              <w:t>VI.</w:t>
            </w:r>
            <w:r>
              <w:rPr>
                <w:b w:val="0"/>
                <w:bCs w:val="0"/>
                <w:i w:val="0"/>
                <w:iCs w:val="0"/>
                <w:noProof/>
              </w:rPr>
              <w:tab/>
            </w:r>
            <w:r w:rsidRPr="00D40833">
              <w:rPr>
                <w:rStyle w:val="Hyperlink"/>
                <w:rFonts w:ascii="Times New Roman" w:hAnsi="Times New Roman" w:cs="Times New Roman"/>
                <w:noProof/>
              </w:rPr>
              <w:t>Data Model</w:t>
            </w:r>
            <w:r>
              <w:rPr>
                <w:noProof/>
                <w:webHidden/>
              </w:rPr>
              <w:tab/>
            </w:r>
            <w:r>
              <w:rPr>
                <w:noProof/>
                <w:webHidden/>
              </w:rPr>
              <w:fldChar w:fldCharType="begin"/>
            </w:r>
            <w:r>
              <w:rPr>
                <w:noProof/>
                <w:webHidden/>
              </w:rPr>
              <w:instrText xml:space="preserve"> PAGEREF _Toc208537312 \h </w:instrText>
            </w:r>
            <w:r>
              <w:rPr>
                <w:noProof/>
                <w:webHidden/>
              </w:rPr>
            </w:r>
            <w:r>
              <w:rPr>
                <w:noProof/>
                <w:webHidden/>
              </w:rPr>
              <w:fldChar w:fldCharType="separate"/>
            </w:r>
            <w:r>
              <w:rPr>
                <w:noProof/>
                <w:webHidden/>
              </w:rPr>
              <w:t>26</w:t>
            </w:r>
            <w:r>
              <w:rPr>
                <w:noProof/>
                <w:webHidden/>
              </w:rPr>
              <w:fldChar w:fldCharType="end"/>
            </w:r>
          </w:hyperlink>
        </w:p>
        <w:p w14:paraId="1F979B08" w14:textId="527ADECF" w:rsidR="00371A13" w:rsidRDefault="00371A13">
          <w:pPr>
            <w:pStyle w:val="TOC2"/>
            <w:tabs>
              <w:tab w:val="left" w:pos="720"/>
              <w:tab w:val="right" w:leader="dot" w:pos="9350"/>
            </w:tabs>
            <w:rPr>
              <w:b w:val="0"/>
              <w:bCs w:val="0"/>
              <w:noProof/>
              <w:sz w:val="24"/>
              <w:szCs w:val="24"/>
            </w:rPr>
          </w:pPr>
          <w:hyperlink w:anchor="_Toc208537313" w:history="1">
            <w:r w:rsidRPr="00D40833">
              <w:rPr>
                <w:rStyle w:val="Hyperlink"/>
                <w:rFonts w:ascii="Times New Roman" w:hAnsi="Times New Roman" w:cs="Times New Roman"/>
                <w:noProof/>
                <w:lang w:val="vi-VN"/>
              </w:rPr>
              <w:t>1.</w:t>
            </w:r>
            <w:r>
              <w:rPr>
                <w:b w:val="0"/>
                <w:bCs w:val="0"/>
                <w:noProof/>
                <w:sz w:val="24"/>
                <w:szCs w:val="24"/>
              </w:rPr>
              <w:tab/>
            </w:r>
            <w:r w:rsidRPr="00D40833">
              <w:rPr>
                <w:rStyle w:val="Hyperlink"/>
                <w:rFonts w:ascii="Times New Roman" w:hAnsi="Times New Roman" w:cs="Times New Roman"/>
                <w:noProof/>
              </w:rPr>
              <w:t>Domain Model</w:t>
            </w:r>
            <w:r>
              <w:rPr>
                <w:noProof/>
                <w:webHidden/>
              </w:rPr>
              <w:tab/>
            </w:r>
            <w:r>
              <w:rPr>
                <w:noProof/>
                <w:webHidden/>
              </w:rPr>
              <w:fldChar w:fldCharType="begin"/>
            </w:r>
            <w:r>
              <w:rPr>
                <w:noProof/>
                <w:webHidden/>
              </w:rPr>
              <w:instrText xml:space="preserve"> PAGEREF _Toc208537313 \h </w:instrText>
            </w:r>
            <w:r>
              <w:rPr>
                <w:noProof/>
                <w:webHidden/>
              </w:rPr>
            </w:r>
            <w:r>
              <w:rPr>
                <w:noProof/>
                <w:webHidden/>
              </w:rPr>
              <w:fldChar w:fldCharType="separate"/>
            </w:r>
            <w:r>
              <w:rPr>
                <w:noProof/>
                <w:webHidden/>
              </w:rPr>
              <w:t>26</w:t>
            </w:r>
            <w:r>
              <w:rPr>
                <w:noProof/>
                <w:webHidden/>
              </w:rPr>
              <w:fldChar w:fldCharType="end"/>
            </w:r>
          </w:hyperlink>
        </w:p>
        <w:p w14:paraId="1623341C" w14:textId="1A08E4B1" w:rsidR="00371A13" w:rsidRDefault="00371A13">
          <w:pPr>
            <w:pStyle w:val="TOC2"/>
            <w:tabs>
              <w:tab w:val="left" w:pos="720"/>
              <w:tab w:val="right" w:leader="dot" w:pos="9350"/>
            </w:tabs>
            <w:rPr>
              <w:b w:val="0"/>
              <w:bCs w:val="0"/>
              <w:noProof/>
              <w:sz w:val="24"/>
              <w:szCs w:val="24"/>
            </w:rPr>
          </w:pPr>
          <w:hyperlink w:anchor="_Toc208537314" w:history="1">
            <w:r w:rsidRPr="00D40833">
              <w:rPr>
                <w:rStyle w:val="Hyperlink"/>
                <w:rFonts w:ascii="Times New Roman" w:hAnsi="Times New Roman" w:cs="Times New Roman"/>
                <w:noProof/>
                <w:lang w:val="vi-VN"/>
              </w:rPr>
              <w:t>2.</w:t>
            </w:r>
            <w:r>
              <w:rPr>
                <w:b w:val="0"/>
                <w:bCs w:val="0"/>
                <w:noProof/>
                <w:sz w:val="24"/>
                <w:szCs w:val="24"/>
              </w:rPr>
              <w:tab/>
            </w:r>
            <w:r w:rsidRPr="00D40833">
              <w:rPr>
                <w:rStyle w:val="Hyperlink"/>
                <w:rFonts w:ascii="Times New Roman" w:hAnsi="Times New Roman" w:cs="Times New Roman"/>
                <w:noProof/>
              </w:rPr>
              <w:t>Entity Descriptions</w:t>
            </w:r>
            <w:r>
              <w:rPr>
                <w:noProof/>
                <w:webHidden/>
              </w:rPr>
              <w:tab/>
            </w:r>
            <w:r>
              <w:rPr>
                <w:noProof/>
                <w:webHidden/>
              </w:rPr>
              <w:fldChar w:fldCharType="begin"/>
            </w:r>
            <w:r>
              <w:rPr>
                <w:noProof/>
                <w:webHidden/>
              </w:rPr>
              <w:instrText xml:space="preserve"> PAGEREF _Toc208537314 \h </w:instrText>
            </w:r>
            <w:r>
              <w:rPr>
                <w:noProof/>
                <w:webHidden/>
              </w:rPr>
            </w:r>
            <w:r>
              <w:rPr>
                <w:noProof/>
                <w:webHidden/>
              </w:rPr>
              <w:fldChar w:fldCharType="separate"/>
            </w:r>
            <w:r>
              <w:rPr>
                <w:noProof/>
                <w:webHidden/>
              </w:rPr>
              <w:t>26</w:t>
            </w:r>
            <w:r>
              <w:rPr>
                <w:noProof/>
                <w:webHidden/>
              </w:rPr>
              <w:fldChar w:fldCharType="end"/>
            </w:r>
          </w:hyperlink>
        </w:p>
        <w:p w14:paraId="5F92E478" w14:textId="6A6B633A" w:rsidR="00371A13" w:rsidRDefault="00371A13">
          <w:pPr>
            <w:pStyle w:val="TOC1"/>
            <w:tabs>
              <w:tab w:val="left" w:pos="720"/>
              <w:tab w:val="right" w:leader="dot" w:pos="9350"/>
            </w:tabs>
            <w:rPr>
              <w:b w:val="0"/>
              <w:bCs w:val="0"/>
              <w:i w:val="0"/>
              <w:iCs w:val="0"/>
              <w:noProof/>
            </w:rPr>
          </w:pPr>
          <w:hyperlink w:anchor="_Toc208537315" w:history="1">
            <w:r w:rsidRPr="00D40833">
              <w:rPr>
                <w:rStyle w:val="Hyperlink"/>
                <w:rFonts w:ascii="Times New Roman" w:hAnsi="Times New Roman" w:cs="Times New Roman"/>
                <w:noProof/>
              </w:rPr>
              <w:t>VII.</w:t>
            </w:r>
            <w:r>
              <w:rPr>
                <w:b w:val="0"/>
                <w:bCs w:val="0"/>
                <w:i w:val="0"/>
                <w:iCs w:val="0"/>
                <w:noProof/>
              </w:rPr>
              <w:tab/>
            </w:r>
            <w:r w:rsidRPr="00D40833">
              <w:rPr>
                <w:rStyle w:val="Hyperlink"/>
                <w:rFonts w:ascii="Times New Roman" w:hAnsi="Times New Roman" w:cs="Times New Roman"/>
                <w:noProof/>
              </w:rPr>
              <w:t>Quality Attributes of System</w:t>
            </w:r>
            <w:r>
              <w:rPr>
                <w:noProof/>
                <w:webHidden/>
              </w:rPr>
              <w:tab/>
            </w:r>
            <w:r>
              <w:rPr>
                <w:noProof/>
                <w:webHidden/>
              </w:rPr>
              <w:fldChar w:fldCharType="begin"/>
            </w:r>
            <w:r>
              <w:rPr>
                <w:noProof/>
                <w:webHidden/>
              </w:rPr>
              <w:instrText xml:space="preserve"> PAGEREF _Toc208537315 \h </w:instrText>
            </w:r>
            <w:r>
              <w:rPr>
                <w:noProof/>
                <w:webHidden/>
              </w:rPr>
            </w:r>
            <w:r>
              <w:rPr>
                <w:noProof/>
                <w:webHidden/>
              </w:rPr>
              <w:fldChar w:fldCharType="separate"/>
            </w:r>
            <w:r>
              <w:rPr>
                <w:noProof/>
                <w:webHidden/>
              </w:rPr>
              <w:t>28</w:t>
            </w:r>
            <w:r>
              <w:rPr>
                <w:noProof/>
                <w:webHidden/>
              </w:rPr>
              <w:fldChar w:fldCharType="end"/>
            </w:r>
          </w:hyperlink>
        </w:p>
        <w:p w14:paraId="2153C8AE" w14:textId="5B6A50D6" w:rsidR="00371A13" w:rsidRDefault="00371A13">
          <w:pPr>
            <w:pStyle w:val="TOC2"/>
            <w:tabs>
              <w:tab w:val="left" w:pos="720"/>
              <w:tab w:val="right" w:leader="dot" w:pos="9350"/>
            </w:tabs>
            <w:rPr>
              <w:b w:val="0"/>
              <w:bCs w:val="0"/>
              <w:noProof/>
              <w:sz w:val="24"/>
              <w:szCs w:val="24"/>
            </w:rPr>
          </w:pPr>
          <w:hyperlink w:anchor="_Toc208537316" w:history="1">
            <w:r w:rsidRPr="00D40833">
              <w:rPr>
                <w:rStyle w:val="Hyperlink"/>
                <w:rFonts w:ascii="Times New Roman" w:hAnsi="Times New Roman" w:cs="Times New Roman"/>
                <w:noProof/>
              </w:rPr>
              <w:t>1.</w:t>
            </w:r>
            <w:r>
              <w:rPr>
                <w:b w:val="0"/>
                <w:bCs w:val="0"/>
                <w:noProof/>
                <w:sz w:val="24"/>
                <w:szCs w:val="24"/>
              </w:rPr>
              <w:tab/>
            </w:r>
            <w:r w:rsidRPr="00D40833">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_Toc208537316 \h </w:instrText>
            </w:r>
            <w:r>
              <w:rPr>
                <w:noProof/>
                <w:webHidden/>
              </w:rPr>
            </w:r>
            <w:r>
              <w:rPr>
                <w:noProof/>
                <w:webHidden/>
              </w:rPr>
              <w:fldChar w:fldCharType="separate"/>
            </w:r>
            <w:r>
              <w:rPr>
                <w:noProof/>
                <w:webHidden/>
              </w:rPr>
              <w:t>28</w:t>
            </w:r>
            <w:r>
              <w:rPr>
                <w:noProof/>
                <w:webHidden/>
              </w:rPr>
              <w:fldChar w:fldCharType="end"/>
            </w:r>
          </w:hyperlink>
        </w:p>
        <w:p w14:paraId="26468312" w14:textId="1AF8DC9F" w:rsidR="00371A13" w:rsidRDefault="00371A13">
          <w:pPr>
            <w:pStyle w:val="TOC2"/>
            <w:tabs>
              <w:tab w:val="left" w:pos="720"/>
              <w:tab w:val="right" w:leader="dot" w:pos="9350"/>
            </w:tabs>
            <w:rPr>
              <w:b w:val="0"/>
              <w:bCs w:val="0"/>
              <w:noProof/>
              <w:sz w:val="24"/>
              <w:szCs w:val="24"/>
            </w:rPr>
          </w:pPr>
          <w:hyperlink w:anchor="_Toc208537317" w:history="1">
            <w:r w:rsidRPr="00D40833">
              <w:rPr>
                <w:rStyle w:val="Hyperlink"/>
                <w:rFonts w:ascii="Times New Roman" w:hAnsi="Times New Roman" w:cs="Times New Roman"/>
                <w:noProof/>
              </w:rPr>
              <w:t>2.</w:t>
            </w:r>
            <w:r>
              <w:rPr>
                <w:b w:val="0"/>
                <w:bCs w:val="0"/>
                <w:noProof/>
                <w:sz w:val="24"/>
                <w:szCs w:val="24"/>
              </w:rPr>
              <w:tab/>
            </w:r>
            <w:r w:rsidRPr="00D40833">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_Toc208537317 \h </w:instrText>
            </w:r>
            <w:r>
              <w:rPr>
                <w:noProof/>
                <w:webHidden/>
              </w:rPr>
            </w:r>
            <w:r>
              <w:rPr>
                <w:noProof/>
                <w:webHidden/>
              </w:rPr>
              <w:fldChar w:fldCharType="separate"/>
            </w:r>
            <w:r>
              <w:rPr>
                <w:noProof/>
                <w:webHidden/>
              </w:rPr>
              <w:t>28</w:t>
            </w:r>
            <w:r>
              <w:rPr>
                <w:noProof/>
                <w:webHidden/>
              </w:rPr>
              <w:fldChar w:fldCharType="end"/>
            </w:r>
          </w:hyperlink>
        </w:p>
        <w:p w14:paraId="7A1F046E" w14:textId="6EA3236D" w:rsidR="00371A13" w:rsidRDefault="00371A13">
          <w:pPr>
            <w:pStyle w:val="TOC2"/>
            <w:tabs>
              <w:tab w:val="left" w:pos="720"/>
              <w:tab w:val="right" w:leader="dot" w:pos="9350"/>
            </w:tabs>
            <w:rPr>
              <w:b w:val="0"/>
              <w:bCs w:val="0"/>
              <w:noProof/>
              <w:sz w:val="24"/>
              <w:szCs w:val="24"/>
            </w:rPr>
          </w:pPr>
          <w:hyperlink w:anchor="_Toc208537318" w:history="1">
            <w:r w:rsidRPr="00D40833">
              <w:rPr>
                <w:rStyle w:val="Hyperlink"/>
                <w:rFonts w:ascii="Times New Roman" w:hAnsi="Times New Roman" w:cs="Times New Roman"/>
                <w:noProof/>
              </w:rPr>
              <w:t>3.</w:t>
            </w:r>
            <w:r>
              <w:rPr>
                <w:b w:val="0"/>
                <w:bCs w:val="0"/>
                <w:noProof/>
                <w:sz w:val="24"/>
                <w:szCs w:val="24"/>
              </w:rPr>
              <w:tab/>
            </w:r>
            <w:r w:rsidRPr="00D40833">
              <w:rPr>
                <w:rStyle w:val="Hyperlink"/>
                <w:rFonts w:ascii="Times New Roman" w:hAnsi="Times New Roman" w:cs="Times New Roman"/>
                <w:noProof/>
              </w:rPr>
              <w:t>Scalability</w:t>
            </w:r>
            <w:r w:rsidRPr="00D40833">
              <w:rPr>
                <w:rStyle w:val="Hyperlink"/>
                <w:rFonts w:ascii="Times New Roman" w:hAnsi="Times New Roman" w:cs="Times New Roman"/>
                <w:noProof/>
                <w:lang w:val="vi-VN"/>
              </w:rPr>
              <w:t>/Performance</w:t>
            </w:r>
            <w:r>
              <w:rPr>
                <w:noProof/>
                <w:webHidden/>
              </w:rPr>
              <w:tab/>
            </w:r>
            <w:r>
              <w:rPr>
                <w:noProof/>
                <w:webHidden/>
              </w:rPr>
              <w:fldChar w:fldCharType="begin"/>
            </w:r>
            <w:r>
              <w:rPr>
                <w:noProof/>
                <w:webHidden/>
              </w:rPr>
              <w:instrText xml:space="preserve"> PAGEREF _Toc208537318 \h </w:instrText>
            </w:r>
            <w:r>
              <w:rPr>
                <w:noProof/>
                <w:webHidden/>
              </w:rPr>
            </w:r>
            <w:r>
              <w:rPr>
                <w:noProof/>
                <w:webHidden/>
              </w:rPr>
              <w:fldChar w:fldCharType="separate"/>
            </w:r>
            <w:r>
              <w:rPr>
                <w:noProof/>
                <w:webHidden/>
              </w:rPr>
              <w:t>29</w:t>
            </w:r>
            <w:r>
              <w:rPr>
                <w:noProof/>
                <w:webHidden/>
              </w:rPr>
              <w:fldChar w:fldCharType="end"/>
            </w:r>
          </w:hyperlink>
        </w:p>
        <w:p w14:paraId="12F9E753" w14:textId="384E2974" w:rsidR="00371A13" w:rsidRDefault="00371A13">
          <w:pPr>
            <w:pStyle w:val="TOC2"/>
            <w:tabs>
              <w:tab w:val="left" w:pos="720"/>
              <w:tab w:val="right" w:leader="dot" w:pos="9350"/>
            </w:tabs>
            <w:rPr>
              <w:b w:val="0"/>
              <w:bCs w:val="0"/>
              <w:noProof/>
              <w:sz w:val="24"/>
              <w:szCs w:val="24"/>
            </w:rPr>
          </w:pPr>
          <w:hyperlink w:anchor="_Toc208537319" w:history="1">
            <w:r w:rsidRPr="00D40833">
              <w:rPr>
                <w:rStyle w:val="Hyperlink"/>
                <w:rFonts w:ascii="Times New Roman" w:hAnsi="Times New Roman" w:cs="Times New Roman"/>
                <w:noProof/>
                <w:lang w:val="vi-VN"/>
              </w:rPr>
              <w:t>5.</w:t>
            </w:r>
            <w:r>
              <w:rPr>
                <w:b w:val="0"/>
                <w:bCs w:val="0"/>
                <w:noProof/>
                <w:sz w:val="24"/>
                <w:szCs w:val="24"/>
              </w:rPr>
              <w:tab/>
            </w:r>
            <w:r w:rsidRPr="00D40833">
              <w:rPr>
                <w:rStyle w:val="Hyperlink"/>
                <w:rFonts w:ascii="Times New Roman" w:hAnsi="Times New Roman" w:cs="Times New Roman"/>
                <w:noProof/>
                <w:lang w:val="vi-VN"/>
              </w:rPr>
              <w:t>Usability/Accessibility</w:t>
            </w:r>
            <w:r>
              <w:rPr>
                <w:noProof/>
                <w:webHidden/>
              </w:rPr>
              <w:tab/>
            </w:r>
            <w:r>
              <w:rPr>
                <w:noProof/>
                <w:webHidden/>
              </w:rPr>
              <w:fldChar w:fldCharType="begin"/>
            </w:r>
            <w:r>
              <w:rPr>
                <w:noProof/>
                <w:webHidden/>
              </w:rPr>
              <w:instrText xml:space="preserve"> PAGEREF _Toc208537319 \h </w:instrText>
            </w:r>
            <w:r>
              <w:rPr>
                <w:noProof/>
                <w:webHidden/>
              </w:rPr>
            </w:r>
            <w:r>
              <w:rPr>
                <w:noProof/>
                <w:webHidden/>
              </w:rPr>
              <w:fldChar w:fldCharType="separate"/>
            </w:r>
            <w:r>
              <w:rPr>
                <w:noProof/>
                <w:webHidden/>
              </w:rPr>
              <w:t>30</w:t>
            </w:r>
            <w:r>
              <w:rPr>
                <w:noProof/>
                <w:webHidden/>
              </w:rPr>
              <w:fldChar w:fldCharType="end"/>
            </w:r>
          </w:hyperlink>
        </w:p>
        <w:p w14:paraId="182C1C45" w14:textId="6EA21C3F" w:rsidR="00371A13" w:rsidRDefault="00371A13">
          <w:pPr>
            <w:pStyle w:val="TOC1"/>
            <w:tabs>
              <w:tab w:val="left" w:pos="960"/>
              <w:tab w:val="right" w:leader="dot" w:pos="9350"/>
            </w:tabs>
            <w:rPr>
              <w:b w:val="0"/>
              <w:bCs w:val="0"/>
              <w:i w:val="0"/>
              <w:iCs w:val="0"/>
              <w:noProof/>
            </w:rPr>
          </w:pPr>
          <w:hyperlink w:anchor="_Toc208537320" w:history="1">
            <w:r w:rsidRPr="00D40833">
              <w:rPr>
                <w:rStyle w:val="Hyperlink"/>
                <w:rFonts w:ascii="Times New Roman" w:hAnsi="Times New Roman" w:cs="Times New Roman"/>
                <w:noProof/>
              </w:rPr>
              <w:t>VIII.</w:t>
            </w:r>
            <w:r>
              <w:rPr>
                <w:b w:val="0"/>
                <w:bCs w:val="0"/>
                <w:i w:val="0"/>
                <w:iCs w:val="0"/>
                <w:noProof/>
              </w:rPr>
              <w:tab/>
            </w:r>
            <w:r w:rsidRPr="00D40833">
              <w:rPr>
                <w:rStyle w:val="Hyperlink"/>
                <w:rFonts w:ascii="Times New Roman" w:hAnsi="Times New Roman" w:cs="Times New Roman"/>
                <w:noProof/>
              </w:rPr>
              <w:t>Other Requirements</w:t>
            </w:r>
            <w:r>
              <w:rPr>
                <w:noProof/>
                <w:webHidden/>
              </w:rPr>
              <w:tab/>
            </w:r>
            <w:r>
              <w:rPr>
                <w:noProof/>
                <w:webHidden/>
              </w:rPr>
              <w:fldChar w:fldCharType="begin"/>
            </w:r>
            <w:r>
              <w:rPr>
                <w:noProof/>
                <w:webHidden/>
              </w:rPr>
              <w:instrText xml:space="preserve"> PAGEREF _Toc208537320 \h </w:instrText>
            </w:r>
            <w:r>
              <w:rPr>
                <w:noProof/>
                <w:webHidden/>
              </w:rPr>
            </w:r>
            <w:r>
              <w:rPr>
                <w:noProof/>
                <w:webHidden/>
              </w:rPr>
              <w:fldChar w:fldCharType="separate"/>
            </w:r>
            <w:r>
              <w:rPr>
                <w:noProof/>
                <w:webHidden/>
              </w:rPr>
              <w:t>31</w:t>
            </w:r>
            <w:r>
              <w:rPr>
                <w:noProof/>
                <w:webHidden/>
              </w:rPr>
              <w:fldChar w:fldCharType="end"/>
            </w:r>
          </w:hyperlink>
        </w:p>
        <w:p w14:paraId="6F45309F" w14:textId="352E0155" w:rsidR="00371A13" w:rsidRDefault="00371A13">
          <w:pPr>
            <w:pStyle w:val="TOC2"/>
            <w:tabs>
              <w:tab w:val="left" w:pos="720"/>
              <w:tab w:val="right" w:leader="dot" w:pos="9350"/>
            </w:tabs>
            <w:rPr>
              <w:b w:val="0"/>
              <w:bCs w:val="0"/>
              <w:noProof/>
              <w:sz w:val="24"/>
              <w:szCs w:val="24"/>
            </w:rPr>
          </w:pPr>
          <w:hyperlink w:anchor="_Toc208537321" w:history="1">
            <w:r w:rsidRPr="00D40833">
              <w:rPr>
                <w:rStyle w:val="Hyperlink"/>
                <w:rFonts w:ascii="Times New Roman" w:hAnsi="Times New Roman" w:cs="Times New Roman"/>
                <w:noProof/>
              </w:rPr>
              <w:t>1.</w:t>
            </w:r>
            <w:r>
              <w:rPr>
                <w:b w:val="0"/>
                <w:bCs w:val="0"/>
                <w:noProof/>
                <w:sz w:val="24"/>
                <w:szCs w:val="24"/>
              </w:rPr>
              <w:tab/>
            </w:r>
            <w:r w:rsidRPr="00D40833">
              <w:rPr>
                <w:rStyle w:val="Hyperlink"/>
                <w:rFonts w:ascii="Times New Roman" w:hAnsi="Times New Roman" w:cs="Times New Roman"/>
                <w:noProof/>
              </w:rPr>
              <w:t>Menu Management</w:t>
            </w:r>
            <w:r>
              <w:rPr>
                <w:noProof/>
                <w:webHidden/>
              </w:rPr>
              <w:tab/>
            </w:r>
            <w:r>
              <w:rPr>
                <w:noProof/>
                <w:webHidden/>
              </w:rPr>
              <w:fldChar w:fldCharType="begin"/>
            </w:r>
            <w:r>
              <w:rPr>
                <w:noProof/>
                <w:webHidden/>
              </w:rPr>
              <w:instrText xml:space="preserve"> PAGEREF _Toc208537321 \h </w:instrText>
            </w:r>
            <w:r>
              <w:rPr>
                <w:noProof/>
                <w:webHidden/>
              </w:rPr>
            </w:r>
            <w:r>
              <w:rPr>
                <w:noProof/>
                <w:webHidden/>
              </w:rPr>
              <w:fldChar w:fldCharType="separate"/>
            </w:r>
            <w:r>
              <w:rPr>
                <w:noProof/>
                <w:webHidden/>
              </w:rPr>
              <w:t>31</w:t>
            </w:r>
            <w:r>
              <w:rPr>
                <w:noProof/>
                <w:webHidden/>
              </w:rPr>
              <w:fldChar w:fldCharType="end"/>
            </w:r>
          </w:hyperlink>
        </w:p>
        <w:p w14:paraId="4C672E62" w14:textId="35BC1537" w:rsidR="00371A13" w:rsidRDefault="00371A13">
          <w:pPr>
            <w:pStyle w:val="TOC2"/>
            <w:tabs>
              <w:tab w:val="left" w:pos="720"/>
              <w:tab w:val="right" w:leader="dot" w:pos="9350"/>
            </w:tabs>
            <w:rPr>
              <w:b w:val="0"/>
              <w:bCs w:val="0"/>
              <w:noProof/>
              <w:sz w:val="24"/>
              <w:szCs w:val="24"/>
            </w:rPr>
          </w:pPr>
          <w:hyperlink w:anchor="_Toc208537322" w:history="1">
            <w:r w:rsidRPr="00D40833">
              <w:rPr>
                <w:rStyle w:val="Hyperlink"/>
                <w:rFonts w:ascii="Times New Roman" w:hAnsi="Times New Roman" w:cs="Times New Roman"/>
                <w:noProof/>
              </w:rPr>
              <w:t>2.</w:t>
            </w:r>
            <w:r>
              <w:rPr>
                <w:b w:val="0"/>
                <w:bCs w:val="0"/>
                <w:noProof/>
                <w:sz w:val="24"/>
                <w:szCs w:val="24"/>
              </w:rPr>
              <w:tab/>
            </w:r>
            <w:r w:rsidRPr="00D40833">
              <w:rPr>
                <w:rStyle w:val="Hyperlink"/>
                <w:rFonts w:ascii="Times New Roman" w:hAnsi="Times New Roman" w:cs="Times New Roman"/>
                <w:noProof/>
              </w:rPr>
              <w:t>Accessibility Support</w:t>
            </w:r>
            <w:r>
              <w:rPr>
                <w:noProof/>
                <w:webHidden/>
              </w:rPr>
              <w:tab/>
            </w:r>
            <w:r>
              <w:rPr>
                <w:noProof/>
                <w:webHidden/>
              </w:rPr>
              <w:fldChar w:fldCharType="begin"/>
            </w:r>
            <w:r>
              <w:rPr>
                <w:noProof/>
                <w:webHidden/>
              </w:rPr>
              <w:instrText xml:space="preserve"> PAGEREF _Toc208537322 \h </w:instrText>
            </w:r>
            <w:r>
              <w:rPr>
                <w:noProof/>
                <w:webHidden/>
              </w:rPr>
            </w:r>
            <w:r>
              <w:rPr>
                <w:noProof/>
                <w:webHidden/>
              </w:rPr>
              <w:fldChar w:fldCharType="separate"/>
            </w:r>
            <w:r>
              <w:rPr>
                <w:noProof/>
                <w:webHidden/>
              </w:rPr>
              <w:t>31</w:t>
            </w:r>
            <w:r>
              <w:rPr>
                <w:noProof/>
                <w:webHidden/>
              </w:rPr>
              <w:fldChar w:fldCharType="end"/>
            </w:r>
          </w:hyperlink>
        </w:p>
        <w:p w14:paraId="2D6B51B9" w14:textId="4AAF3EFC" w:rsidR="00371A13" w:rsidRDefault="00371A13">
          <w:pPr>
            <w:pStyle w:val="TOC1"/>
            <w:tabs>
              <w:tab w:val="left" w:pos="720"/>
              <w:tab w:val="right" w:leader="dot" w:pos="9350"/>
            </w:tabs>
            <w:rPr>
              <w:b w:val="0"/>
              <w:bCs w:val="0"/>
              <w:i w:val="0"/>
              <w:iCs w:val="0"/>
              <w:noProof/>
            </w:rPr>
          </w:pPr>
          <w:hyperlink w:anchor="_Toc208537323" w:history="1">
            <w:r w:rsidRPr="00D40833">
              <w:rPr>
                <w:rStyle w:val="Hyperlink"/>
                <w:rFonts w:ascii="Times New Roman" w:hAnsi="Times New Roman" w:cs="Times New Roman"/>
                <w:noProof/>
              </w:rPr>
              <w:t>IX.</w:t>
            </w:r>
            <w:r>
              <w:rPr>
                <w:b w:val="0"/>
                <w:bCs w:val="0"/>
                <w:i w:val="0"/>
                <w:iCs w:val="0"/>
                <w:noProof/>
              </w:rPr>
              <w:tab/>
            </w:r>
            <w:r w:rsidRPr="00D40833">
              <w:rPr>
                <w:rStyle w:val="Hyperlink"/>
                <w:rFonts w:ascii="Times New Roman" w:hAnsi="Times New Roman" w:cs="Times New Roman"/>
                <w:noProof/>
              </w:rPr>
              <w:t>Validation of Requirements</w:t>
            </w:r>
            <w:r>
              <w:rPr>
                <w:noProof/>
                <w:webHidden/>
              </w:rPr>
              <w:tab/>
            </w:r>
            <w:r>
              <w:rPr>
                <w:noProof/>
                <w:webHidden/>
              </w:rPr>
              <w:fldChar w:fldCharType="begin"/>
            </w:r>
            <w:r>
              <w:rPr>
                <w:noProof/>
                <w:webHidden/>
              </w:rPr>
              <w:instrText xml:space="preserve"> PAGEREF _Toc208537323 \h </w:instrText>
            </w:r>
            <w:r>
              <w:rPr>
                <w:noProof/>
                <w:webHidden/>
              </w:rPr>
            </w:r>
            <w:r>
              <w:rPr>
                <w:noProof/>
                <w:webHidden/>
              </w:rPr>
              <w:fldChar w:fldCharType="separate"/>
            </w:r>
            <w:r>
              <w:rPr>
                <w:noProof/>
                <w:webHidden/>
              </w:rPr>
              <w:t>31</w:t>
            </w:r>
            <w:r>
              <w:rPr>
                <w:noProof/>
                <w:webHidden/>
              </w:rPr>
              <w:fldChar w:fldCharType="end"/>
            </w:r>
          </w:hyperlink>
        </w:p>
        <w:p w14:paraId="092B042C" w14:textId="49241C5D" w:rsidR="00371A13" w:rsidRDefault="00371A13">
          <w:pPr>
            <w:pStyle w:val="TOC2"/>
            <w:tabs>
              <w:tab w:val="left" w:pos="720"/>
              <w:tab w:val="right" w:leader="dot" w:pos="9350"/>
            </w:tabs>
            <w:rPr>
              <w:b w:val="0"/>
              <w:bCs w:val="0"/>
              <w:noProof/>
              <w:sz w:val="24"/>
              <w:szCs w:val="24"/>
            </w:rPr>
          </w:pPr>
          <w:hyperlink w:anchor="_Toc208537324" w:history="1">
            <w:r w:rsidRPr="00D40833">
              <w:rPr>
                <w:rStyle w:val="Hyperlink"/>
                <w:rFonts w:ascii="Times New Roman" w:hAnsi="Times New Roman" w:cs="Times New Roman"/>
                <w:noProof/>
              </w:rPr>
              <w:t>1.</w:t>
            </w:r>
            <w:r>
              <w:rPr>
                <w:b w:val="0"/>
                <w:bCs w:val="0"/>
                <w:noProof/>
                <w:sz w:val="24"/>
                <w:szCs w:val="24"/>
              </w:rPr>
              <w:tab/>
            </w:r>
            <w:r w:rsidRPr="00D40833">
              <w:rPr>
                <w:rStyle w:val="Hyperlink"/>
                <w:rFonts w:ascii="Times New Roman" w:hAnsi="Times New Roman" w:cs="Times New Roman"/>
                <w:noProof/>
              </w:rPr>
              <w:t>Objectives of Validation of Requirements</w:t>
            </w:r>
            <w:r>
              <w:rPr>
                <w:noProof/>
                <w:webHidden/>
              </w:rPr>
              <w:tab/>
            </w:r>
            <w:r>
              <w:rPr>
                <w:noProof/>
                <w:webHidden/>
              </w:rPr>
              <w:fldChar w:fldCharType="begin"/>
            </w:r>
            <w:r>
              <w:rPr>
                <w:noProof/>
                <w:webHidden/>
              </w:rPr>
              <w:instrText xml:space="preserve"> PAGEREF _Toc208537324 \h </w:instrText>
            </w:r>
            <w:r>
              <w:rPr>
                <w:noProof/>
                <w:webHidden/>
              </w:rPr>
            </w:r>
            <w:r>
              <w:rPr>
                <w:noProof/>
                <w:webHidden/>
              </w:rPr>
              <w:fldChar w:fldCharType="separate"/>
            </w:r>
            <w:r>
              <w:rPr>
                <w:noProof/>
                <w:webHidden/>
              </w:rPr>
              <w:t>31</w:t>
            </w:r>
            <w:r>
              <w:rPr>
                <w:noProof/>
                <w:webHidden/>
              </w:rPr>
              <w:fldChar w:fldCharType="end"/>
            </w:r>
          </w:hyperlink>
        </w:p>
        <w:p w14:paraId="524BB6EB" w14:textId="6ABB4A44" w:rsidR="00371A13" w:rsidRDefault="00371A13">
          <w:pPr>
            <w:pStyle w:val="TOC2"/>
            <w:tabs>
              <w:tab w:val="left" w:pos="720"/>
              <w:tab w:val="right" w:leader="dot" w:pos="9350"/>
            </w:tabs>
            <w:rPr>
              <w:b w:val="0"/>
              <w:bCs w:val="0"/>
              <w:noProof/>
              <w:sz w:val="24"/>
              <w:szCs w:val="24"/>
            </w:rPr>
          </w:pPr>
          <w:hyperlink w:anchor="_Toc208537325" w:history="1">
            <w:r w:rsidRPr="00D40833">
              <w:rPr>
                <w:rStyle w:val="Hyperlink"/>
                <w:rFonts w:ascii="Times New Roman" w:hAnsi="Times New Roman" w:cs="Times New Roman"/>
                <w:noProof/>
                <w:lang w:val="vi-VN"/>
              </w:rPr>
              <w:t>2.</w:t>
            </w:r>
            <w:r>
              <w:rPr>
                <w:b w:val="0"/>
                <w:bCs w:val="0"/>
                <w:noProof/>
                <w:sz w:val="24"/>
                <w:szCs w:val="24"/>
              </w:rPr>
              <w:tab/>
            </w:r>
            <w:r w:rsidRPr="00D40833">
              <w:rPr>
                <w:rStyle w:val="Hyperlink"/>
                <w:rFonts w:ascii="Times New Roman" w:hAnsi="Times New Roman" w:cs="Times New Roman"/>
                <w:noProof/>
              </w:rPr>
              <w:t>Validation Process Overview</w:t>
            </w:r>
            <w:r>
              <w:rPr>
                <w:noProof/>
                <w:webHidden/>
              </w:rPr>
              <w:tab/>
            </w:r>
            <w:r>
              <w:rPr>
                <w:noProof/>
                <w:webHidden/>
              </w:rPr>
              <w:fldChar w:fldCharType="begin"/>
            </w:r>
            <w:r>
              <w:rPr>
                <w:noProof/>
                <w:webHidden/>
              </w:rPr>
              <w:instrText xml:space="preserve"> PAGEREF _Toc208537325 \h </w:instrText>
            </w:r>
            <w:r>
              <w:rPr>
                <w:noProof/>
                <w:webHidden/>
              </w:rPr>
            </w:r>
            <w:r>
              <w:rPr>
                <w:noProof/>
                <w:webHidden/>
              </w:rPr>
              <w:fldChar w:fldCharType="separate"/>
            </w:r>
            <w:r>
              <w:rPr>
                <w:noProof/>
                <w:webHidden/>
              </w:rPr>
              <w:t>31</w:t>
            </w:r>
            <w:r>
              <w:rPr>
                <w:noProof/>
                <w:webHidden/>
              </w:rPr>
              <w:fldChar w:fldCharType="end"/>
            </w:r>
          </w:hyperlink>
        </w:p>
        <w:p w14:paraId="3DB53248" w14:textId="286EADDE" w:rsidR="00371A13" w:rsidRDefault="00371A13">
          <w:pPr>
            <w:pStyle w:val="TOC1"/>
            <w:tabs>
              <w:tab w:val="left" w:pos="480"/>
              <w:tab w:val="right" w:leader="dot" w:pos="9350"/>
            </w:tabs>
            <w:rPr>
              <w:b w:val="0"/>
              <w:bCs w:val="0"/>
              <w:i w:val="0"/>
              <w:iCs w:val="0"/>
              <w:noProof/>
            </w:rPr>
          </w:pPr>
          <w:hyperlink w:anchor="_Toc208537326" w:history="1">
            <w:r w:rsidRPr="00D40833">
              <w:rPr>
                <w:rStyle w:val="Hyperlink"/>
                <w:rFonts w:ascii="Times New Roman" w:hAnsi="Times New Roman" w:cs="Times New Roman"/>
                <w:noProof/>
              </w:rPr>
              <w:t>X.</w:t>
            </w:r>
            <w:r>
              <w:rPr>
                <w:b w:val="0"/>
                <w:bCs w:val="0"/>
                <w:i w:val="0"/>
                <w:iCs w:val="0"/>
                <w:noProof/>
              </w:rPr>
              <w:tab/>
            </w:r>
            <w:r w:rsidRPr="00D40833">
              <w:rPr>
                <w:rStyle w:val="Hyperlink"/>
                <w:rFonts w:ascii="Times New Roman" w:hAnsi="Times New Roman" w:cs="Times New Roman"/>
                <w:noProof/>
              </w:rPr>
              <w:t>Possible Solutions</w:t>
            </w:r>
            <w:r>
              <w:rPr>
                <w:noProof/>
                <w:webHidden/>
              </w:rPr>
              <w:tab/>
            </w:r>
            <w:r>
              <w:rPr>
                <w:noProof/>
                <w:webHidden/>
              </w:rPr>
              <w:fldChar w:fldCharType="begin"/>
            </w:r>
            <w:r>
              <w:rPr>
                <w:noProof/>
                <w:webHidden/>
              </w:rPr>
              <w:instrText xml:space="preserve"> PAGEREF _Toc208537326 \h </w:instrText>
            </w:r>
            <w:r>
              <w:rPr>
                <w:noProof/>
                <w:webHidden/>
              </w:rPr>
            </w:r>
            <w:r>
              <w:rPr>
                <w:noProof/>
                <w:webHidden/>
              </w:rPr>
              <w:fldChar w:fldCharType="separate"/>
            </w:r>
            <w:r>
              <w:rPr>
                <w:noProof/>
                <w:webHidden/>
              </w:rPr>
              <w:t>31</w:t>
            </w:r>
            <w:r>
              <w:rPr>
                <w:noProof/>
                <w:webHidden/>
              </w:rPr>
              <w:fldChar w:fldCharType="end"/>
            </w:r>
          </w:hyperlink>
        </w:p>
        <w:p w14:paraId="2BF33656" w14:textId="6B56D6FC" w:rsidR="00791EB2" w:rsidRPr="000F121B" w:rsidRDefault="00791EB2" w:rsidP="00311E07">
          <w:pPr>
            <w:spacing w:line="276" w:lineRule="auto"/>
            <w:rPr>
              <w:rFonts w:ascii="Times New Roman" w:hAnsi="Times New Roman" w:cs="Times New Roman"/>
            </w:rPr>
          </w:pPr>
          <w:r w:rsidRPr="000F121B">
            <w:rPr>
              <w:rFonts w:ascii="Times New Roman" w:hAnsi="Times New Roman" w:cs="Times New Roman"/>
              <w:b/>
            </w:rPr>
            <w:fldChar w:fldCharType="end"/>
          </w:r>
        </w:p>
      </w:sdtContent>
    </w:sdt>
    <w:p w14:paraId="1459A7A5" w14:textId="3EC1C563" w:rsidR="00791EB2" w:rsidRPr="000F121B" w:rsidRDefault="00791EB2" w:rsidP="00311E07">
      <w:pPr>
        <w:spacing w:line="276" w:lineRule="auto"/>
        <w:rPr>
          <w:rFonts w:ascii="Times New Roman" w:hAnsi="Times New Roman" w:cs="Times New Roman"/>
        </w:rPr>
      </w:pPr>
      <w:r w:rsidRPr="000F121B">
        <w:rPr>
          <w:rFonts w:ascii="Times New Roman" w:hAnsi="Times New Roman" w:cs="Times New Roman"/>
        </w:rPr>
        <w:br w:type="page"/>
      </w:r>
    </w:p>
    <w:p w14:paraId="2ABE39B0" w14:textId="741C9EA9" w:rsidR="00B55B34" w:rsidRPr="005F01BE" w:rsidRDefault="00251524" w:rsidP="00FF204B">
      <w:pPr>
        <w:pStyle w:val="Heading1"/>
        <w:numPr>
          <w:ilvl w:val="0"/>
          <w:numId w:val="1"/>
        </w:numPr>
        <w:spacing w:line="360" w:lineRule="auto"/>
        <w:rPr>
          <w:rFonts w:ascii="Times New Roman" w:hAnsi="Times New Roman" w:cs="Times New Roman"/>
          <w:color w:val="auto"/>
          <w:sz w:val="48"/>
          <w:szCs w:val="48"/>
          <w:lang w:val="vi-VN"/>
        </w:rPr>
      </w:pPr>
      <w:bookmarkStart w:id="0" w:name="_Toc208537283"/>
      <w:r w:rsidRPr="005F01BE">
        <w:rPr>
          <w:rFonts w:ascii="Times New Roman" w:hAnsi="Times New Roman" w:cs="Times New Roman"/>
          <w:color w:val="auto"/>
          <w:sz w:val="48"/>
          <w:szCs w:val="48"/>
          <w:lang w:val="vi-VN"/>
        </w:rPr>
        <w:lastRenderedPageBreak/>
        <w:t>Introduction</w:t>
      </w:r>
      <w:bookmarkEnd w:id="0"/>
    </w:p>
    <w:p w14:paraId="0D81F588" w14:textId="5CF82EA6" w:rsidR="00C82A6E" w:rsidRPr="000F121B" w:rsidRDefault="00B92440" w:rsidP="00D02878">
      <w:pPr>
        <w:spacing w:line="300" w:lineRule="auto"/>
        <w:jc w:val="both"/>
        <w:rPr>
          <w:rFonts w:ascii="Times New Roman" w:hAnsi="Times New Roman" w:cs="Times New Roman"/>
          <w:sz w:val="28"/>
          <w:szCs w:val="28"/>
        </w:rPr>
      </w:pPr>
      <w:r w:rsidRPr="000F121B">
        <w:rPr>
          <w:rFonts w:ascii="Times New Roman" w:hAnsi="Times New Roman" w:cs="Times New Roman"/>
          <w:sz w:val="28"/>
          <w:szCs w:val="28"/>
        </w:rPr>
        <w:t xml:space="preserve">This </w:t>
      </w:r>
      <w:r w:rsidR="00F30651" w:rsidRPr="000F121B">
        <w:rPr>
          <w:rFonts w:ascii="Times New Roman" w:hAnsi="Times New Roman" w:cs="Times New Roman"/>
          <w:sz w:val="28"/>
          <w:szCs w:val="28"/>
        </w:rPr>
        <w:t>S</w:t>
      </w:r>
      <w:r w:rsidRPr="000F121B">
        <w:rPr>
          <w:rFonts w:ascii="Times New Roman" w:hAnsi="Times New Roman" w:cs="Times New Roman"/>
          <w:sz w:val="28"/>
          <w:szCs w:val="28"/>
        </w:rPr>
        <w:t>oftware</w:t>
      </w:r>
      <w:r w:rsidR="00F30651" w:rsidRPr="000F121B">
        <w:rPr>
          <w:rFonts w:ascii="Times New Roman" w:hAnsi="Times New Roman" w:cs="Times New Roman"/>
          <w:sz w:val="28"/>
          <w:szCs w:val="28"/>
        </w:rPr>
        <w:t xml:space="preserve"> Requirements Specification</w:t>
      </w:r>
      <w:r w:rsidR="000B2C6B" w:rsidRPr="000F121B">
        <w:rPr>
          <w:rFonts w:ascii="Times New Roman" w:hAnsi="Times New Roman" w:cs="Times New Roman"/>
          <w:sz w:val="28"/>
          <w:szCs w:val="28"/>
        </w:rPr>
        <w:t xml:space="preserve"> (SRS)</w:t>
      </w:r>
      <w:r w:rsidR="00611E0C" w:rsidRPr="000F121B">
        <w:rPr>
          <w:rFonts w:ascii="Times New Roman" w:hAnsi="Times New Roman" w:cs="Times New Roman"/>
          <w:sz w:val="28"/>
          <w:szCs w:val="28"/>
        </w:rPr>
        <w:t xml:space="preserve"> </w:t>
      </w:r>
      <w:r w:rsidR="00DA0696" w:rsidRPr="000F121B">
        <w:rPr>
          <w:rFonts w:ascii="Times New Roman" w:hAnsi="Times New Roman" w:cs="Times New Roman"/>
          <w:sz w:val="28"/>
          <w:szCs w:val="28"/>
        </w:rPr>
        <w:t>documents</w:t>
      </w:r>
      <w:r w:rsidR="00887875" w:rsidRPr="000F121B">
        <w:rPr>
          <w:rFonts w:ascii="Times New Roman" w:hAnsi="Times New Roman" w:cs="Times New Roman"/>
          <w:sz w:val="28"/>
          <w:szCs w:val="28"/>
        </w:rPr>
        <w:t xml:space="preserve"> the </w:t>
      </w:r>
      <w:r w:rsidR="000323F5" w:rsidRPr="000F121B">
        <w:rPr>
          <w:rFonts w:ascii="Times New Roman" w:hAnsi="Times New Roman" w:cs="Times New Roman"/>
          <w:sz w:val="28"/>
          <w:szCs w:val="28"/>
        </w:rPr>
        <w:t>onl</w:t>
      </w:r>
      <w:r w:rsidR="00DA0696" w:rsidRPr="000F121B">
        <w:rPr>
          <w:rFonts w:ascii="Times New Roman" w:hAnsi="Times New Roman" w:cs="Times New Roman"/>
          <w:sz w:val="28"/>
          <w:szCs w:val="28"/>
        </w:rPr>
        <w:t>ine convenience store system for a medium-sized local</w:t>
      </w:r>
      <w:r w:rsidR="00292517" w:rsidRPr="000F121B">
        <w:rPr>
          <w:rFonts w:ascii="Times New Roman" w:hAnsi="Times New Roman" w:cs="Times New Roman"/>
          <w:sz w:val="28"/>
          <w:szCs w:val="28"/>
        </w:rPr>
        <w:t xml:space="preserve"> business.</w:t>
      </w:r>
      <w:r w:rsidR="00390C95" w:rsidRPr="000F121B">
        <w:rPr>
          <w:rFonts w:ascii="Times New Roman" w:hAnsi="Times New Roman" w:cs="Times New Roman"/>
          <w:sz w:val="28"/>
          <w:szCs w:val="28"/>
        </w:rPr>
        <w:t xml:space="preserve"> </w:t>
      </w:r>
      <w:r w:rsidR="009A0013" w:rsidRPr="000F121B">
        <w:rPr>
          <w:rFonts w:ascii="Times New Roman" w:hAnsi="Times New Roman" w:cs="Times New Roman"/>
          <w:sz w:val="28"/>
          <w:szCs w:val="28"/>
        </w:rPr>
        <w:t>T</w:t>
      </w:r>
      <w:r w:rsidR="00D20DBE" w:rsidRPr="000F121B">
        <w:rPr>
          <w:rFonts w:ascii="Times New Roman" w:hAnsi="Times New Roman" w:cs="Times New Roman"/>
          <w:sz w:val="28"/>
          <w:szCs w:val="28"/>
        </w:rPr>
        <w:t>he owners are seeking to expand digitally to reach customers from everywhere.</w:t>
      </w:r>
    </w:p>
    <w:p w14:paraId="535948B9" w14:textId="77D01CAB" w:rsidR="00B6316F" w:rsidRPr="000F121B" w:rsidRDefault="000B2C6B" w:rsidP="00D02878">
      <w:pPr>
        <w:spacing w:line="300" w:lineRule="auto"/>
        <w:jc w:val="both"/>
        <w:rPr>
          <w:rFonts w:ascii="Times New Roman" w:hAnsi="Times New Roman" w:cs="Times New Roman"/>
          <w:sz w:val="28"/>
          <w:szCs w:val="28"/>
          <w:lang w:val="vi-VN"/>
        </w:rPr>
      </w:pPr>
      <w:r w:rsidRPr="000F121B">
        <w:rPr>
          <w:rFonts w:ascii="Times New Roman" w:hAnsi="Times New Roman" w:cs="Times New Roman"/>
          <w:sz w:val="28"/>
          <w:szCs w:val="28"/>
        </w:rPr>
        <w:t xml:space="preserve">The purpose of this SRS is to </w:t>
      </w:r>
      <w:r w:rsidR="002154DC" w:rsidRPr="000F121B">
        <w:rPr>
          <w:rFonts w:ascii="Times New Roman" w:hAnsi="Times New Roman" w:cs="Times New Roman"/>
          <w:sz w:val="28"/>
          <w:szCs w:val="28"/>
        </w:rPr>
        <w:t>outline the requirements</w:t>
      </w:r>
      <w:r w:rsidR="002B4E32" w:rsidRPr="000F121B">
        <w:rPr>
          <w:rFonts w:ascii="Times New Roman" w:hAnsi="Times New Roman" w:cs="Times New Roman"/>
          <w:sz w:val="28"/>
          <w:szCs w:val="28"/>
        </w:rPr>
        <w:t xml:space="preserve"> of the system.</w:t>
      </w:r>
      <w:r w:rsidR="002250BF" w:rsidRPr="000F121B">
        <w:rPr>
          <w:rFonts w:ascii="Times New Roman" w:hAnsi="Times New Roman" w:cs="Times New Roman"/>
          <w:sz w:val="28"/>
          <w:szCs w:val="28"/>
        </w:rPr>
        <w:t xml:space="preserve"> It specifies </w:t>
      </w:r>
      <w:r w:rsidR="009A2DAA" w:rsidRPr="000F121B">
        <w:rPr>
          <w:rFonts w:ascii="Times New Roman" w:hAnsi="Times New Roman" w:cs="Times New Roman"/>
          <w:sz w:val="28"/>
          <w:szCs w:val="28"/>
        </w:rPr>
        <w:t>various items such as user tasks, workflows</w:t>
      </w:r>
      <w:r w:rsidR="00D47AF8" w:rsidRPr="000F121B">
        <w:rPr>
          <w:rFonts w:ascii="Times New Roman" w:hAnsi="Times New Roman" w:cs="Times New Roman"/>
          <w:sz w:val="28"/>
          <w:szCs w:val="28"/>
          <w:lang w:val="vi-VN"/>
        </w:rPr>
        <w:t>, etc.</w:t>
      </w:r>
      <w:r w:rsidR="00D47AF8" w:rsidRPr="000F121B">
        <w:rPr>
          <w:rFonts w:ascii="Times New Roman" w:hAnsi="Times New Roman" w:cs="Times New Roman"/>
          <w:sz w:val="28"/>
          <w:szCs w:val="28"/>
        </w:rPr>
        <w:t xml:space="preserve"> while </w:t>
      </w:r>
      <w:r w:rsidR="000E5CB3" w:rsidRPr="000F121B">
        <w:rPr>
          <w:rFonts w:ascii="Times New Roman" w:hAnsi="Times New Roman" w:cs="Times New Roman"/>
          <w:sz w:val="28"/>
          <w:szCs w:val="28"/>
        </w:rPr>
        <w:t xml:space="preserve">also </w:t>
      </w:r>
      <w:r w:rsidR="00CB0C4B" w:rsidRPr="000F121B">
        <w:rPr>
          <w:rFonts w:ascii="Times New Roman" w:hAnsi="Times New Roman" w:cs="Times New Roman"/>
          <w:sz w:val="28"/>
          <w:szCs w:val="28"/>
        </w:rPr>
        <w:t>identifying</w:t>
      </w:r>
      <w:r w:rsidR="001D6FFF" w:rsidRPr="000F121B">
        <w:rPr>
          <w:rFonts w:ascii="Times New Roman" w:hAnsi="Times New Roman" w:cs="Times New Roman"/>
          <w:sz w:val="28"/>
          <w:szCs w:val="28"/>
        </w:rPr>
        <w:t xml:space="preserve"> critical </w:t>
      </w:r>
      <w:r w:rsidR="00DF7E1B" w:rsidRPr="000F121B">
        <w:rPr>
          <w:rFonts w:ascii="Times New Roman" w:hAnsi="Times New Roman" w:cs="Times New Roman"/>
          <w:sz w:val="28"/>
          <w:szCs w:val="28"/>
        </w:rPr>
        <w:t>quality attributes, for instance</w:t>
      </w:r>
      <w:r w:rsidR="00E75012" w:rsidRPr="000F121B">
        <w:rPr>
          <w:rFonts w:ascii="Times New Roman" w:hAnsi="Times New Roman" w:cs="Times New Roman"/>
          <w:sz w:val="28"/>
          <w:szCs w:val="28"/>
        </w:rPr>
        <w:t>, security, performance</w:t>
      </w:r>
      <w:r w:rsidR="00966784" w:rsidRPr="000F121B">
        <w:rPr>
          <w:rFonts w:ascii="Times New Roman" w:hAnsi="Times New Roman" w:cs="Times New Roman"/>
          <w:sz w:val="28"/>
          <w:szCs w:val="28"/>
        </w:rPr>
        <w:t>, reliability and usability.</w:t>
      </w:r>
    </w:p>
    <w:p w14:paraId="4642F7A8" w14:textId="0B3E0841" w:rsidR="00C54787" w:rsidRDefault="001B26E9" w:rsidP="00DA5A3F">
      <w:pPr>
        <w:pStyle w:val="Heading1"/>
        <w:numPr>
          <w:ilvl w:val="0"/>
          <w:numId w:val="1"/>
        </w:numPr>
        <w:spacing w:line="360" w:lineRule="auto"/>
        <w:rPr>
          <w:rFonts w:ascii="Times New Roman" w:hAnsi="Times New Roman" w:cs="Times New Roman"/>
          <w:color w:val="auto"/>
          <w:sz w:val="48"/>
          <w:szCs w:val="48"/>
          <w:lang w:val="vi-VN"/>
        </w:rPr>
      </w:pPr>
      <w:bookmarkStart w:id="1" w:name="_Toc208537284"/>
      <w:r w:rsidRPr="001B26E9">
        <w:rPr>
          <w:rFonts w:ascii="Times New Roman" w:hAnsi="Times New Roman" w:cs="Times New Roman"/>
          <w:color w:val="auto"/>
          <w:sz w:val="48"/>
          <w:szCs w:val="48"/>
          <w:lang w:val="vi-VN"/>
        </w:rPr>
        <w:t>Project Overview</w:t>
      </w:r>
      <w:bookmarkEnd w:id="1"/>
    </w:p>
    <w:p w14:paraId="4CFA922D" w14:textId="77777777" w:rsidR="00A1722D" w:rsidRPr="00A1722D" w:rsidRDefault="00A1722D" w:rsidP="00AE5439">
      <w:pPr>
        <w:spacing w:line="300" w:lineRule="auto"/>
        <w:jc w:val="both"/>
        <w:rPr>
          <w:rFonts w:ascii="Times New Roman" w:hAnsi="Times New Roman" w:cs="Times New Roman"/>
          <w:sz w:val="28"/>
          <w:szCs w:val="28"/>
        </w:rPr>
      </w:pPr>
      <w:r w:rsidRPr="00A1722D">
        <w:rPr>
          <w:rFonts w:ascii="Times New Roman" w:hAnsi="Times New Roman" w:cs="Times New Roman"/>
          <w:sz w:val="28"/>
          <w:szCs w:val="28"/>
        </w:rPr>
        <w:t xml:space="preserve">The proposed system is an online convenience store designed to support and expand the operations of Your Local Shop. Up until now, the business has operated with a single store front for many years, only serving </w:t>
      </w:r>
      <w:proofErr w:type="gramStart"/>
      <w:r w:rsidRPr="00A1722D">
        <w:rPr>
          <w:rFonts w:ascii="Times New Roman" w:hAnsi="Times New Roman" w:cs="Times New Roman"/>
          <w:sz w:val="28"/>
          <w:szCs w:val="28"/>
        </w:rPr>
        <w:t>local residents</w:t>
      </w:r>
      <w:proofErr w:type="gramEnd"/>
      <w:r w:rsidRPr="00A1722D">
        <w:rPr>
          <w:rFonts w:ascii="Times New Roman" w:hAnsi="Times New Roman" w:cs="Times New Roman"/>
          <w:sz w:val="28"/>
          <w:szCs w:val="28"/>
        </w:rPr>
        <w:t>. As online shopping grows, the owners seek to adapt to the trend by establishing an online presence.</w:t>
      </w:r>
    </w:p>
    <w:p w14:paraId="2BB63AC5" w14:textId="2835C359" w:rsidR="00B77D9F" w:rsidRDefault="00A1722D" w:rsidP="007F7397">
      <w:pPr>
        <w:spacing w:line="300" w:lineRule="auto"/>
        <w:jc w:val="both"/>
        <w:rPr>
          <w:rFonts w:ascii="Times New Roman" w:hAnsi="Times New Roman" w:cs="Times New Roman"/>
          <w:sz w:val="28"/>
          <w:szCs w:val="28"/>
          <w:lang w:val="vi-VN"/>
        </w:rPr>
      </w:pPr>
      <w:proofErr w:type="spellStart"/>
      <w:r w:rsidRPr="00A1722D">
        <w:rPr>
          <w:rFonts w:ascii="Times New Roman" w:hAnsi="Times New Roman" w:cs="Times New Roman"/>
          <w:sz w:val="28"/>
          <w:szCs w:val="28"/>
        </w:rPr>
        <w:t>Swinsoft</w:t>
      </w:r>
      <w:proofErr w:type="spellEnd"/>
      <w:r w:rsidRPr="00A1722D">
        <w:rPr>
          <w:rFonts w:ascii="Times New Roman" w:hAnsi="Times New Roman" w:cs="Times New Roman"/>
          <w:sz w:val="28"/>
          <w:szCs w:val="28"/>
        </w:rPr>
        <w:t xml:space="preserve"> Consulting has been approached by the owners for assistance in developing the system, this project is seen as a small to medium scaled retail initiative. The system will provide core online store functionality and expand the business digitally, reaching customers across the city and potentially, worldwide.</w:t>
      </w:r>
    </w:p>
    <w:p w14:paraId="13465E4D" w14:textId="15702222" w:rsidR="007F7397" w:rsidRDefault="0015073C" w:rsidP="000943D0">
      <w:pPr>
        <w:pStyle w:val="Heading2"/>
        <w:numPr>
          <w:ilvl w:val="0"/>
          <w:numId w:val="46"/>
        </w:numPr>
        <w:spacing w:line="360" w:lineRule="auto"/>
        <w:rPr>
          <w:rFonts w:ascii="Times New Roman" w:hAnsi="Times New Roman" w:cs="Times New Roman"/>
          <w:b/>
          <w:color w:val="auto"/>
          <w:sz w:val="36"/>
          <w:szCs w:val="36"/>
          <w:lang w:val="vi-VN"/>
        </w:rPr>
      </w:pPr>
      <w:bookmarkStart w:id="2" w:name="_Toc208537285"/>
      <w:r w:rsidRPr="0015073C">
        <w:rPr>
          <w:rFonts w:ascii="Times New Roman" w:hAnsi="Times New Roman" w:cs="Times New Roman"/>
          <w:b/>
          <w:bCs/>
          <w:color w:val="auto"/>
          <w:sz w:val="36"/>
          <w:szCs w:val="36"/>
          <w:lang w:val="vi-VN"/>
        </w:rPr>
        <w:t>Domain Vocabulary</w:t>
      </w:r>
      <w:bookmarkEnd w:id="2"/>
    </w:p>
    <w:p w14:paraId="486D1CE9" w14:textId="1B614AEE" w:rsidR="001110F5" w:rsidRDefault="00072E9C" w:rsidP="005C351E">
      <w:pPr>
        <w:spacing w:line="300" w:lineRule="auto"/>
        <w:jc w:val="both"/>
        <w:rPr>
          <w:rFonts w:ascii="Times New Roman" w:hAnsi="Times New Roman" w:cs="Times New Roman"/>
          <w:sz w:val="28"/>
          <w:szCs w:val="28"/>
          <w:lang w:val="vi-VN"/>
        </w:rPr>
      </w:pPr>
      <w:r w:rsidRPr="00072E9C">
        <w:rPr>
          <w:rFonts w:ascii="Times New Roman" w:hAnsi="Times New Roman" w:cs="Times New Roman"/>
          <w:b/>
          <w:bCs/>
          <w:sz w:val="28"/>
          <w:szCs w:val="28"/>
        </w:rPr>
        <w:t>Customer</w:t>
      </w:r>
      <w:r w:rsidR="001220DF">
        <w:rPr>
          <w:rFonts w:ascii="Times New Roman" w:hAnsi="Times New Roman" w:cs="Times New Roman"/>
          <w:b/>
          <w:bCs/>
          <w:sz w:val="28"/>
          <w:szCs w:val="28"/>
          <w:lang w:val="vi-VN"/>
        </w:rPr>
        <w:t>/</w:t>
      </w:r>
      <w:r w:rsidR="00BE0E19">
        <w:rPr>
          <w:rFonts w:ascii="Times New Roman" w:hAnsi="Times New Roman" w:cs="Times New Roman"/>
          <w:b/>
          <w:bCs/>
          <w:sz w:val="28"/>
          <w:szCs w:val="28"/>
        </w:rPr>
        <w:t>u</w:t>
      </w:r>
      <w:r w:rsidR="001220DF">
        <w:rPr>
          <w:rFonts w:ascii="Times New Roman" w:hAnsi="Times New Roman" w:cs="Times New Roman"/>
          <w:b/>
          <w:bCs/>
          <w:sz w:val="28"/>
          <w:szCs w:val="28"/>
          <w:lang w:val="vi-VN"/>
        </w:rPr>
        <w:t>ser</w:t>
      </w:r>
      <w:r>
        <w:rPr>
          <w:rFonts w:ascii="Times New Roman" w:hAnsi="Times New Roman" w:cs="Times New Roman"/>
          <w:b/>
          <w:bCs/>
          <w:sz w:val="28"/>
          <w:szCs w:val="28"/>
        </w:rPr>
        <w:t xml:space="preserve">: </w:t>
      </w:r>
      <w:r>
        <w:rPr>
          <w:rFonts w:ascii="Times New Roman" w:hAnsi="Times New Roman" w:cs="Times New Roman"/>
          <w:sz w:val="28"/>
          <w:szCs w:val="28"/>
        </w:rPr>
        <w:t>A person who creates account, browse</w:t>
      </w:r>
      <w:r w:rsidR="00B655A7">
        <w:rPr>
          <w:rFonts w:ascii="Times New Roman" w:hAnsi="Times New Roman" w:cs="Times New Roman"/>
          <w:sz w:val="28"/>
          <w:szCs w:val="28"/>
        </w:rPr>
        <w:t>s</w:t>
      </w:r>
      <w:r>
        <w:rPr>
          <w:rFonts w:ascii="Times New Roman" w:hAnsi="Times New Roman" w:cs="Times New Roman"/>
          <w:sz w:val="28"/>
          <w:szCs w:val="28"/>
        </w:rPr>
        <w:t xml:space="preserve"> products</w:t>
      </w:r>
      <w:r w:rsidR="004E4488">
        <w:rPr>
          <w:rFonts w:ascii="Times New Roman" w:hAnsi="Times New Roman" w:cs="Times New Roman"/>
          <w:sz w:val="28"/>
          <w:szCs w:val="28"/>
        </w:rPr>
        <w:t>, place</w:t>
      </w:r>
      <w:r w:rsidR="00B655A7">
        <w:rPr>
          <w:rFonts w:ascii="Times New Roman" w:hAnsi="Times New Roman" w:cs="Times New Roman"/>
          <w:sz w:val="28"/>
          <w:szCs w:val="28"/>
        </w:rPr>
        <w:t xml:space="preserve">s </w:t>
      </w:r>
      <w:r w:rsidR="004E4488">
        <w:rPr>
          <w:rFonts w:ascii="Times New Roman" w:hAnsi="Times New Roman" w:cs="Times New Roman"/>
          <w:sz w:val="28"/>
          <w:szCs w:val="28"/>
        </w:rPr>
        <w:t>orders and make</w:t>
      </w:r>
      <w:r w:rsidR="00B655A7">
        <w:rPr>
          <w:rFonts w:ascii="Times New Roman" w:hAnsi="Times New Roman" w:cs="Times New Roman"/>
          <w:sz w:val="28"/>
          <w:szCs w:val="28"/>
        </w:rPr>
        <w:t>s payments through</w:t>
      </w:r>
      <w:r w:rsidR="007F049B">
        <w:rPr>
          <w:rFonts w:ascii="Times New Roman" w:hAnsi="Times New Roman" w:cs="Times New Roman"/>
          <w:sz w:val="28"/>
          <w:szCs w:val="28"/>
        </w:rPr>
        <w:t xml:space="preserve"> the online store.</w:t>
      </w:r>
    </w:p>
    <w:p w14:paraId="14CF051E" w14:textId="39A4968E" w:rsidR="00232A48" w:rsidRPr="00232A48" w:rsidRDefault="00232A48" w:rsidP="005C351E">
      <w:pPr>
        <w:spacing w:line="300" w:lineRule="auto"/>
        <w:jc w:val="both"/>
        <w:rPr>
          <w:rFonts w:ascii="Times New Roman" w:hAnsi="Times New Roman" w:cs="Times New Roman"/>
          <w:sz w:val="28"/>
          <w:szCs w:val="28"/>
          <w:lang w:val="vi-VN"/>
        </w:rPr>
      </w:pPr>
      <w:r w:rsidRPr="00004E3B">
        <w:rPr>
          <w:rFonts w:ascii="Times New Roman" w:hAnsi="Times New Roman" w:cs="Times New Roman"/>
          <w:b/>
          <w:bCs/>
          <w:sz w:val="28"/>
          <w:szCs w:val="28"/>
          <w:lang w:val="vi-VN"/>
        </w:rPr>
        <w:t>Authorized internal user:</w:t>
      </w:r>
      <w:r>
        <w:rPr>
          <w:rFonts w:ascii="Times New Roman" w:hAnsi="Times New Roman" w:cs="Times New Roman"/>
          <w:sz w:val="28"/>
          <w:szCs w:val="28"/>
          <w:lang w:val="vi-VN"/>
        </w:rPr>
        <w:t xml:space="preserve"> User who have pre-served email or people who have </w:t>
      </w:r>
      <w:r w:rsidR="006138B2">
        <w:rPr>
          <w:rFonts w:ascii="Times New Roman" w:hAnsi="Times New Roman" w:cs="Times New Roman"/>
          <w:sz w:val="28"/>
          <w:szCs w:val="28"/>
          <w:lang w:val="vi-VN"/>
        </w:rPr>
        <w:t xml:space="preserve">access to the back-end or can manage the stock of the </w:t>
      </w:r>
      <w:r w:rsidR="000D1A38">
        <w:rPr>
          <w:rFonts w:ascii="Times New Roman" w:hAnsi="Times New Roman" w:cs="Times New Roman"/>
          <w:sz w:val="28"/>
          <w:szCs w:val="28"/>
          <w:lang w:val="vi-VN"/>
        </w:rPr>
        <w:t>products or</w:t>
      </w:r>
      <w:r w:rsidR="008F1390">
        <w:rPr>
          <w:rFonts w:ascii="Times New Roman" w:hAnsi="Times New Roman" w:cs="Times New Roman"/>
          <w:sz w:val="28"/>
          <w:szCs w:val="28"/>
          <w:lang w:val="vi-VN"/>
        </w:rPr>
        <w:t xml:space="preserve"> can </w:t>
      </w:r>
      <w:r w:rsidR="0051382A">
        <w:rPr>
          <w:rFonts w:ascii="Times New Roman" w:hAnsi="Times New Roman" w:cs="Times New Roman"/>
          <w:sz w:val="28"/>
          <w:szCs w:val="28"/>
          <w:lang w:val="vi-VN"/>
        </w:rPr>
        <w:t>do configuration for system</w:t>
      </w:r>
    </w:p>
    <w:p w14:paraId="406D2D1A" w14:textId="22F772A6" w:rsidR="007F049B" w:rsidRDefault="002400EC" w:rsidP="005C351E">
      <w:p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Store </w:t>
      </w:r>
      <w:r w:rsidR="00BB4398">
        <w:rPr>
          <w:rFonts w:ascii="Times New Roman" w:hAnsi="Times New Roman" w:cs="Times New Roman"/>
          <w:b/>
          <w:bCs/>
          <w:sz w:val="28"/>
          <w:szCs w:val="28"/>
        </w:rPr>
        <w:t>c</w:t>
      </w:r>
      <w:r>
        <w:rPr>
          <w:rFonts w:ascii="Times New Roman" w:hAnsi="Times New Roman" w:cs="Times New Roman"/>
          <w:b/>
          <w:bCs/>
          <w:sz w:val="28"/>
          <w:szCs w:val="28"/>
        </w:rPr>
        <w:t xml:space="preserve">atalogue: </w:t>
      </w:r>
      <w:r w:rsidR="00AB397C">
        <w:rPr>
          <w:rFonts w:ascii="Times New Roman" w:hAnsi="Times New Roman" w:cs="Times New Roman"/>
          <w:sz w:val="28"/>
          <w:szCs w:val="28"/>
        </w:rPr>
        <w:t>A structured list of available products displayed to customers.</w:t>
      </w:r>
    </w:p>
    <w:p w14:paraId="44ECC4AC" w14:textId="229ECD08" w:rsidR="00AB397C" w:rsidRPr="00802E88" w:rsidRDefault="00502B80" w:rsidP="005C351E">
      <w:pPr>
        <w:spacing w:line="300" w:lineRule="auto"/>
        <w:jc w:val="both"/>
        <w:rPr>
          <w:rFonts w:ascii="Times New Roman" w:hAnsi="Times New Roman" w:cs="Times New Roman"/>
          <w:sz w:val="28"/>
          <w:szCs w:val="28"/>
          <w:lang w:val="vi-VN"/>
        </w:rPr>
      </w:pPr>
      <w:r>
        <w:rPr>
          <w:rFonts w:ascii="Times New Roman" w:hAnsi="Times New Roman" w:cs="Times New Roman"/>
          <w:b/>
          <w:bCs/>
          <w:sz w:val="28"/>
          <w:szCs w:val="28"/>
        </w:rPr>
        <w:t xml:space="preserve">Receipt: </w:t>
      </w:r>
      <w:r w:rsidR="00DB4838">
        <w:rPr>
          <w:rFonts w:ascii="Times New Roman" w:hAnsi="Times New Roman" w:cs="Times New Roman"/>
          <w:sz w:val="28"/>
          <w:szCs w:val="28"/>
        </w:rPr>
        <w:t xml:space="preserve">Proof of payment </w:t>
      </w:r>
      <w:r w:rsidR="001F0441">
        <w:rPr>
          <w:rFonts w:ascii="Times New Roman" w:hAnsi="Times New Roman" w:cs="Times New Roman"/>
          <w:sz w:val="28"/>
          <w:szCs w:val="28"/>
        </w:rPr>
        <w:t>issued after successful transaction</w:t>
      </w:r>
      <w:r w:rsidR="00802E88">
        <w:rPr>
          <w:rFonts w:ascii="Times New Roman" w:hAnsi="Times New Roman" w:cs="Times New Roman"/>
          <w:sz w:val="28"/>
          <w:szCs w:val="28"/>
        </w:rPr>
        <w:t>s</w:t>
      </w:r>
      <w:r w:rsidR="001F0441">
        <w:rPr>
          <w:rFonts w:ascii="Times New Roman" w:hAnsi="Times New Roman" w:cs="Times New Roman"/>
          <w:sz w:val="28"/>
          <w:szCs w:val="28"/>
        </w:rPr>
        <w:t xml:space="preserve">, </w:t>
      </w:r>
      <w:r w:rsidR="00CF042F">
        <w:rPr>
          <w:rFonts w:ascii="Times New Roman" w:hAnsi="Times New Roman" w:cs="Times New Roman"/>
          <w:sz w:val="28"/>
          <w:szCs w:val="28"/>
        </w:rPr>
        <w:t>linked to</w:t>
      </w:r>
      <w:r w:rsidR="00802E88">
        <w:rPr>
          <w:rFonts w:ascii="Times New Roman" w:hAnsi="Times New Roman" w:cs="Times New Roman"/>
          <w:sz w:val="28"/>
          <w:szCs w:val="28"/>
          <w:lang w:val="vi-VN"/>
        </w:rPr>
        <w:t xml:space="preserve"> </w:t>
      </w:r>
      <w:r w:rsidR="00CF042F">
        <w:rPr>
          <w:rFonts w:ascii="Times New Roman" w:hAnsi="Times New Roman" w:cs="Times New Roman"/>
          <w:sz w:val="28"/>
          <w:szCs w:val="28"/>
        </w:rPr>
        <w:t>invoice</w:t>
      </w:r>
      <w:r w:rsidR="00802E88">
        <w:rPr>
          <w:rFonts w:ascii="Times New Roman" w:hAnsi="Times New Roman" w:cs="Times New Roman"/>
          <w:sz w:val="28"/>
          <w:szCs w:val="28"/>
        </w:rPr>
        <w:t>s</w:t>
      </w:r>
      <w:r w:rsidR="00CF042F">
        <w:rPr>
          <w:rFonts w:ascii="Times New Roman" w:hAnsi="Times New Roman" w:cs="Times New Roman"/>
          <w:sz w:val="28"/>
          <w:szCs w:val="28"/>
        </w:rPr>
        <w:t>.</w:t>
      </w:r>
    </w:p>
    <w:p w14:paraId="789D0022" w14:textId="41747DFE" w:rsidR="00CF042F" w:rsidRDefault="0073524F" w:rsidP="005C351E">
      <w:pPr>
        <w:spacing w:line="300" w:lineRule="auto"/>
        <w:jc w:val="both"/>
        <w:rPr>
          <w:rFonts w:ascii="Times New Roman" w:hAnsi="Times New Roman" w:cs="Times New Roman"/>
          <w:sz w:val="28"/>
          <w:szCs w:val="28"/>
          <w:lang w:val="vi-VN"/>
        </w:rPr>
      </w:pPr>
      <w:r>
        <w:rPr>
          <w:rFonts w:ascii="Times New Roman" w:hAnsi="Times New Roman" w:cs="Times New Roman"/>
          <w:b/>
          <w:bCs/>
          <w:sz w:val="28"/>
          <w:szCs w:val="28"/>
        </w:rPr>
        <w:t xml:space="preserve">Invoice: </w:t>
      </w:r>
      <w:r w:rsidR="003A496F">
        <w:rPr>
          <w:rFonts w:ascii="Times New Roman" w:hAnsi="Times New Roman" w:cs="Times New Roman"/>
          <w:sz w:val="28"/>
          <w:szCs w:val="28"/>
        </w:rPr>
        <w:t xml:space="preserve">A bill automatically generated </w:t>
      </w:r>
      <w:r w:rsidR="00202EEB">
        <w:rPr>
          <w:rFonts w:ascii="Times New Roman" w:hAnsi="Times New Roman" w:cs="Times New Roman"/>
          <w:sz w:val="28"/>
          <w:szCs w:val="28"/>
        </w:rPr>
        <w:t>when an order is placed, stating items</w:t>
      </w:r>
      <w:r w:rsidR="001C076F">
        <w:rPr>
          <w:rFonts w:ascii="Times New Roman" w:hAnsi="Times New Roman" w:cs="Times New Roman"/>
          <w:sz w:val="28"/>
          <w:szCs w:val="28"/>
        </w:rPr>
        <w:t xml:space="preserve"> and their costs as well as </w:t>
      </w:r>
      <w:r w:rsidR="003D2F48">
        <w:rPr>
          <w:rFonts w:ascii="Times New Roman" w:hAnsi="Times New Roman" w:cs="Times New Roman"/>
          <w:sz w:val="28"/>
          <w:szCs w:val="28"/>
          <w:lang w:val="vi-VN"/>
        </w:rPr>
        <w:t>payment details.</w:t>
      </w:r>
    </w:p>
    <w:p w14:paraId="60426E07" w14:textId="3058BFC1" w:rsidR="00802E88" w:rsidRDefault="00BB4398" w:rsidP="005C351E">
      <w:pPr>
        <w:spacing w:line="300" w:lineRule="auto"/>
        <w:jc w:val="both"/>
        <w:rPr>
          <w:rFonts w:ascii="Times New Roman" w:hAnsi="Times New Roman" w:cs="Times New Roman"/>
          <w:sz w:val="28"/>
          <w:szCs w:val="28"/>
        </w:rPr>
      </w:pPr>
      <w:r>
        <w:rPr>
          <w:rFonts w:ascii="Times New Roman" w:hAnsi="Times New Roman" w:cs="Times New Roman"/>
          <w:b/>
          <w:bCs/>
          <w:sz w:val="28"/>
          <w:szCs w:val="28"/>
          <w:lang w:val="vi-VN"/>
        </w:rPr>
        <w:t xml:space="preserve">Shopping cart: </w:t>
      </w:r>
      <w:r w:rsidR="001664B5">
        <w:rPr>
          <w:rFonts w:ascii="Times New Roman" w:hAnsi="Times New Roman" w:cs="Times New Roman"/>
          <w:sz w:val="28"/>
          <w:szCs w:val="28"/>
          <w:lang w:val="vi-VN"/>
        </w:rPr>
        <w:t xml:space="preserve">a temporary container that holds </w:t>
      </w:r>
      <w:r w:rsidR="001664B5">
        <w:rPr>
          <w:rFonts w:ascii="Times New Roman" w:hAnsi="Times New Roman" w:cs="Times New Roman"/>
          <w:sz w:val="28"/>
          <w:szCs w:val="28"/>
        </w:rPr>
        <w:t xml:space="preserve">customers’ selected products </w:t>
      </w:r>
      <w:r w:rsidR="007222D2">
        <w:rPr>
          <w:rFonts w:ascii="Times New Roman" w:hAnsi="Times New Roman" w:cs="Times New Roman"/>
          <w:sz w:val="28"/>
          <w:szCs w:val="28"/>
        </w:rPr>
        <w:t>before proceeding to checkout.</w:t>
      </w:r>
    </w:p>
    <w:p w14:paraId="275E550C" w14:textId="73F582A8" w:rsidR="007222D2" w:rsidRPr="00803237" w:rsidRDefault="006C7B74" w:rsidP="005C351E">
      <w:pPr>
        <w:spacing w:line="300" w:lineRule="auto"/>
        <w:jc w:val="both"/>
        <w:rPr>
          <w:rFonts w:ascii="Times New Roman" w:hAnsi="Times New Roman" w:cs="Times New Roman"/>
          <w:sz w:val="28"/>
          <w:szCs w:val="28"/>
        </w:rPr>
      </w:pPr>
      <w:r>
        <w:rPr>
          <w:rFonts w:ascii="Times New Roman" w:hAnsi="Times New Roman" w:cs="Times New Roman"/>
          <w:b/>
          <w:bCs/>
          <w:sz w:val="28"/>
          <w:szCs w:val="28"/>
        </w:rPr>
        <w:t>Employee/staff</w:t>
      </w:r>
      <w:r w:rsidR="00803237">
        <w:rPr>
          <w:rFonts w:ascii="Times New Roman" w:hAnsi="Times New Roman" w:cs="Times New Roman"/>
          <w:b/>
          <w:bCs/>
          <w:sz w:val="28"/>
          <w:szCs w:val="28"/>
        </w:rPr>
        <w:t xml:space="preserve">: </w:t>
      </w:r>
      <w:r w:rsidR="00F13FA4">
        <w:rPr>
          <w:rFonts w:ascii="Times New Roman" w:hAnsi="Times New Roman" w:cs="Times New Roman"/>
          <w:sz w:val="28"/>
          <w:szCs w:val="28"/>
        </w:rPr>
        <w:t>store members who manage product listings, packaging and order processing in the back-office system.</w:t>
      </w:r>
    </w:p>
    <w:p w14:paraId="596E9D4B" w14:textId="1396ABA9" w:rsidR="00B40751" w:rsidRPr="006D1AE8" w:rsidRDefault="006D1AE8" w:rsidP="005C351E">
      <w:p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System: </w:t>
      </w:r>
      <w:r>
        <w:rPr>
          <w:rFonts w:ascii="Times New Roman" w:hAnsi="Times New Roman" w:cs="Times New Roman"/>
          <w:sz w:val="28"/>
          <w:szCs w:val="28"/>
        </w:rPr>
        <w:t>the entire online convenience store solution</w:t>
      </w:r>
      <w:r w:rsidR="005C4D58">
        <w:rPr>
          <w:rFonts w:ascii="Times New Roman" w:hAnsi="Times New Roman" w:cs="Times New Roman"/>
          <w:sz w:val="28"/>
          <w:szCs w:val="28"/>
        </w:rPr>
        <w:t xml:space="preserve"> </w:t>
      </w:r>
      <w:r w:rsidR="00913333">
        <w:rPr>
          <w:rFonts w:ascii="Times New Roman" w:hAnsi="Times New Roman" w:cs="Times New Roman"/>
          <w:sz w:val="28"/>
          <w:szCs w:val="28"/>
        </w:rPr>
        <w:t>required by the stakeholders.</w:t>
      </w:r>
    </w:p>
    <w:p w14:paraId="4E317BE9" w14:textId="5C11BEDE" w:rsidR="00913333" w:rsidRPr="0081156B" w:rsidRDefault="0081156B" w:rsidP="005C351E">
      <w:p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Order: </w:t>
      </w:r>
      <w:r>
        <w:rPr>
          <w:rFonts w:ascii="Times New Roman" w:hAnsi="Times New Roman" w:cs="Times New Roman"/>
          <w:sz w:val="28"/>
          <w:szCs w:val="28"/>
        </w:rPr>
        <w:t xml:space="preserve">a </w:t>
      </w:r>
      <w:r w:rsidR="00967336">
        <w:rPr>
          <w:rFonts w:ascii="Times New Roman" w:hAnsi="Times New Roman" w:cs="Times New Roman"/>
          <w:sz w:val="28"/>
          <w:szCs w:val="28"/>
        </w:rPr>
        <w:t>customer’s request for selected products</w:t>
      </w:r>
      <w:r w:rsidR="00C80E81">
        <w:rPr>
          <w:rFonts w:ascii="Times New Roman" w:hAnsi="Times New Roman" w:cs="Times New Roman"/>
          <w:sz w:val="28"/>
          <w:szCs w:val="28"/>
        </w:rPr>
        <w:t xml:space="preserve">, which are then process </w:t>
      </w:r>
      <w:r w:rsidR="007A3C67">
        <w:rPr>
          <w:rFonts w:ascii="Times New Roman" w:hAnsi="Times New Roman" w:cs="Times New Roman"/>
          <w:sz w:val="28"/>
          <w:szCs w:val="28"/>
        </w:rPr>
        <w:t>for payment and delivery.</w:t>
      </w:r>
    </w:p>
    <w:p w14:paraId="617CACB1" w14:textId="3E0D5744" w:rsidR="00E87171" w:rsidRPr="0063405E" w:rsidRDefault="004975CB" w:rsidP="00A5384D">
      <w:pPr>
        <w:spacing w:line="30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Payment/</w:t>
      </w:r>
      <w:r w:rsidR="0054513B">
        <w:rPr>
          <w:rFonts w:ascii="Times New Roman" w:hAnsi="Times New Roman" w:cs="Times New Roman"/>
          <w:b/>
          <w:bCs/>
          <w:sz w:val="28"/>
          <w:szCs w:val="28"/>
        </w:rPr>
        <w:t>p</w:t>
      </w:r>
      <w:r>
        <w:rPr>
          <w:rFonts w:ascii="Times New Roman" w:hAnsi="Times New Roman" w:cs="Times New Roman"/>
          <w:b/>
          <w:bCs/>
          <w:sz w:val="28"/>
          <w:szCs w:val="28"/>
        </w:rPr>
        <w:t>ayment methods:</w:t>
      </w:r>
      <w:r w:rsidR="00E33A11">
        <w:rPr>
          <w:rFonts w:ascii="Times New Roman" w:hAnsi="Times New Roman" w:cs="Times New Roman"/>
          <w:b/>
          <w:bCs/>
          <w:sz w:val="28"/>
          <w:szCs w:val="28"/>
        </w:rPr>
        <w:t xml:space="preserve"> </w:t>
      </w:r>
      <w:r w:rsidR="000A309C">
        <w:rPr>
          <w:rFonts w:ascii="Times New Roman" w:hAnsi="Times New Roman" w:cs="Times New Roman"/>
          <w:sz w:val="28"/>
          <w:szCs w:val="28"/>
        </w:rPr>
        <w:t xml:space="preserve">choices </w:t>
      </w:r>
      <w:r w:rsidR="00CD1C67">
        <w:rPr>
          <w:rFonts w:ascii="Times New Roman" w:hAnsi="Times New Roman" w:cs="Times New Roman"/>
          <w:sz w:val="28"/>
          <w:szCs w:val="28"/>
        </w:rPr>
        <w:t>for customer</w:t>
      </w:r>
      <w:r w:rsidR="000A309C">
        <w:rPr>
          <w:rFonts w:ascii="Times New Roman" w:hAnsi="Times New Roman" w:cs="Times New Roman"/>
          <w:sz w:val="28"/>
          <w:szCs w:val="28"/>
        </w:rPr>
        <w:t xml:space="preserve"> to choose</w:t>
      </w:r>
      <w:r w:rsidR="00CD1C67">
        <w:rPr>
          <w:rFonts w:ascii="Times New Roman" w:hAnsi="Times New Roman" w:cs="Times New Roman"/>
          <w:sz w:val="28"/>
          <w:szCs w:val="28"/>
        </w:rPr>
        <w:t xml:space="preserve"> to securely pay for </w:t>
      </w:r>
      <w:r w:rsidR="003D2816">
        <w:rPr>
          <w:rFonts w:ascii="Times New Roman" w:hAnsi="Times New Roman" w:cs="Times New Roman"/>
          <w:sz w:val="28"/>
          <w:szCs w:val="28"/>
        </w:rPr>
        <w:t>their selected goods</w:t>
      </w:r>
      <w:r w:rsidR="002F0AD8">
        <w:rPr>
          <w:rFonts w:ascii="Times New Roman" w:hAnsi="Times New Roman" w:cs="Times New Roman"/>
          <w:sz w:val="28"/>
          <w:szCs w:val="28"/>
        </w:rPr>
        <w:t>.</w:t>
      </w:r>
    </w:p>
    <w:p w14:paraId="014994D2" w14:textId="76DB9457" w:rsidR="0062261C" w:rsidRPr="00D43343" w:rsidRDefault="00702A7D" w:rsidP="00A5384D">
      <w:pPr>
        <w:spacing w:line="300" w:lineRule="auto"/>
        <w:jc w:val="both"/>
        <w:rPr>
          <w:rFonts w:ascii="Times New Roman" w:hAnsi="Times New Roman" w:cs="Times New Roman"/>
          <w:sz w:val="28"/>
          <w:szCs w:val="28"/>
        </w:rPr>
      </w:pPr>
      <w:r>
        <w:rPr>
          <w:rFonts w:ascii="Times New Roman" w:hAnsi="Times New Roman" w:cs="Times New Roman"/>
          <w:b/>
          <w:bCs/>
          <w:sz w:val="28"/>
          <w:szCs w:val="28"/>
        </w:rPr>
        <w:t>Delivery/delivery</w:t>
      </w:r>
      <w:r w:rsidR="0054513B">
        <w:rPr>
          <w:rFonts w:ascii="Times New Roman" w:hAnsi="Times New Roman" w:cs="Times New Roman"/>
          <w:b/>
          <w:bCs/>
          <w:sz w:val="28"/>
          <w:szCs w:val="28"/>
        </w:rPr>
        <w:t xml:space="preserve"> options:</w:t>
      </w:r>
      <w:r w:rsidR="00D43343">
        <w:rPr>
          <w:rFonts w:ascii="Times New Roman" w:hAnsi="Times New Roman" w:cs="Times New Roman"/>
          <w:b/>
          <w:bCs/>
          <w:sz w:val="28"/>
          <w:szCs w:val="28"/>
        </w:rPr>
        <w:t xml:space="preserve"> </w:t>
      </w:r>
      <w:r w:rsidR="00D43343">
        <w:rPr>
          <w:rFonts w:ascii="Times New Roman" w:hAnsi="Times New Roman" w:cs="Times New Roman"/>
          <w:sz w:val="28"/>
          <w:szCs w:val="28"/>
        </w:rPr>
        <w:t xml:space="preserve">the method </w:t>
      </w:r>
      <w:r w:rsidR="00577EEA">
        <w:rPr>
          <w:rFonts w:ascii="Times New Roman" w:hAnsi="Times New Roman" w:cs="Times New Roman"/>
          <w:sz w:val="28"/>
          <w:szCs w:val="28"/>
        </w:rPr>
        <w:t>by which purchased goods are transported and delivered to the customers’ home.</w:t>
      </w:r>
    </w:p>
    <w:p w14:paraId="3259193A" w14:textId="139AA909" w:rsidR="003D2F48" w:rsidRPr="00806B11" w:rsidRDefault="00D33DDF" w:rsidP="00A5384D">
      <w:pPr>
        <w:spacing w:line="300" w:lineRule="auto"/>
        <w:jc w:val="both"/>
        <w:rPr>
          <w:rFonts w:ascii="Times New Roman" w:hAnsi="Times New Roman" w:cs="Times New Roman"/>
          <w:sz w:val="28"/>
          <w:szCs w:val="28"/>
        </w:rPr>
      </w:pPr>
      <w:r w:rsidRPr="00465F36">
        <w:rPr>
          <w:rFonts w:ascii="Times New Roman" w:hAnsi="Times New Roman" w:cs="Times New Roman"/>
          <w:b/>
          <w:bCs/>
          <w:sz w:val="28"/>
          <w:szCs w:val="28"/>
        </w:rPr>
        <w:t xml:space="preserve">Delay: </w:t>
      </w:r>
      <w:r w:rsidR="007674A5">
        <w:rPr>
          <w:rFonts w:ascii="Times New Roman" w:hAnsi="Times New Roman" w:cs="Times New Roman"/>
          <w:sz w:val="28"/>
          <w:szCs w:val="28"/>
        </w:rPr>
        <w:t xml:space="preserve">where an order </w:t>
      </w:r>
      <w:r w:rsidR="00E41041">
        <w:rPr>
          <w:rFonts w:ascii="Times New Roman" w:hAnsi="Times New Roman" w:cs="Times New Roman"/>
          <w:sz w:val="28"/>
          <w:szCs w:val="28"/>
        </w:rPr>
        <w:t xml:space="preserve">or </w:t>
      </w:r>
      <w:r w:rsidR="007674A5">
        <w:rPr>
          <w:rFonts w:ascii="Times New Roman" w:hAnsi="Times New Roman" w:cs="Times New Roman"/>
          <w:sz w:val="28"/>
          <w:szCs w:val="28"/>
        </w:rPr>
        <w:t xml:space="preserve">a part of it is unable to be delivered </w:t>
      </w:r>
      <w:r w:rsidR="00B7704B">
        <w:rPr>
          <w:rFonts w:ascii="Times New Roman" w:hAnsi="Times New Roman" w:cs="Times New Roman"/>
          <w:sz w:val="28"/>
          <w:szCs w:val="28"/>
        </w:rPr>
        <w:t xml:space="preserve">within the originally estimated timeframe </w:t>
      </w:r>
      <w:r w:rsidR="00806B11">
        <w:rPr>
          <w:rFonts w:ascii="Times New Roman" w:hAnsi="Times New Roman" w:cs="Times New Roman"/>
          <w:sz w:val="28"/>
          <w:szCs w:val="28"/>
        </w:rPr>
        <w:t>due to stock shortages, courier issues, failed deliveries, etc.</w:t>
      </w:r>
    </w:p>
    <w:p w14:paraId="10B5C0C8" w14:textId="4C0FAD63" w:rsidR="00CE0623" w:rsidRPr="00CE0623" w:rsidRDefault="00CE0623" w:rsidP="00A5384D">
      <w:pPr>
        <w:spacing w:line="300" w:lineRule="auto"/>
        <w:jc w:val="both"/>
        <w:rPr>
          <w:rFonts w:ascii="Times New Roman" w:hAnsi="Times New Roman" w:cs="Times New Roman"/>
          <w:sz w:val="28"/>
          <w:szCs w:val="28"/>
        </w:rPr>
      </w:pPr>
      <w:r>
        <w:rPr>
          <w:rFonts w:ascii="Times New Roman" w:hAnsi="Times New Roman" w:cs="Times New Roman"/>
          <w:b/>
          <w:bCs/>
          <w:sz w:val="28"/>
          <w:szCs w:val="28"/>
        </w:rPr>
        <w:t>R</w:t>
      </w:r>
      <w:r w:rsidR="00996606">
        <w:rPr>
          <w:rFonts w:ascii="Times New Roman" w:hAnsi="Times New Roman" w:cs="Times New Roman"/>
          <w:b/>
          <w:bCs/>
          <w:sz w:val="28"/>
          <w:szCs w:val="28"/>
        </w:rPr>
        <w:t>P</w:t>
      </w:r>
      <w:r>
        <w:rPr>
          <w:rFonts w:ascii="Times New Roman" w:hAnsi="Times New Roman" w:cs="Times New Roman"/>
          <w:b/>
          <w:bCs/>
          <w:sz w:val="28"/>
          <w:szCs w:val="28"/>
        </w:rPr>
        <w:t xml:space="preserve">O: </w:t>
      </w:r>
      <w:r w:rsidR="00EF6D7A">
        <w:rPr>
          <w:rFonts w:ascii="Times New Roman" w:hAnsi="Times New Roman" w:cs="Times New Roman"/>
          <w:sz w:val="28"/>
          <w:szCs w:val="28"/>
        </w:rPr>
        <w:t>Recovery Point Objective</w:t>
      </w:r>
    </w:p>
    <w:p w14:paraId="392ED457" w14:textId="3D7C2470" w:rsidR="00996606" w:rsidRPr="00996606" w:rsidRDefault="00996606" w:rsidP="00A5384D">
      <w:p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RTO: </w:t>
      </w:r>
      <w:r w:rsidR="009C7A51">
        <w:rPr>
          <w:rFonts w:ascii="Times New Roman" w:hAnsi="Times New Roman" w:cs="Times New Roman"/>
          <w:sz w:val="28"/>
          <w:szCs w:val="28"/>
        </w:rPr>
        <w:t>Recovery Time Objective</w:t>
      </w:r>
    </w:p>
    <w:p w14:paraId="3C62B3C7" w14:textId="69F70E29" w:rsidR="001110F5" w:rsidRDefault="001110F5" w:rsidP="000943D0">
      <w:pPr>
        <w:pStyle w:val="Heading2"/>
        <w:numPr>
          <w:ilvl w:val="0"/>
          <w:numId w:val="46"/>
        </w:numPr>
        <w:spacing w:line="360" w:lineRule="auto"/>
        <w:rPr>
          <w:rFonts w:ascii="Times New Roman" w:hAnsi="Times New Roman" w:cs="Times New Roman"/>
          <w:b/>
          <w:bCs/>
          <w:color w:val="auto"/>
          <w:sz w:val="36"/>
          <w:szCs w:val="36"/>
          <w:lang w:val="vi-VN"/>
        </w:rPr>
      </w:pPr>
      <w:bookmarkStart w:id="3" w:name="_Toc208537286"/>
      <w:r w:rsidRPr="001110F5">
        <w:rPr>
          <w:rFonts w:ascii="Times New Roman" w:hAnsi="Times New Roman" w:cs="Times New Roman"/>
          <w:b/>
          <w:bCs/>
          <w:color w:val="auto"/>
          <w:sz w:val="36"/>
          <w:szCs w:val="36"/>
          <w:lang w:val="vi-VN"/>
        </w:rPr>
        <w:t>Goals and Objectives</w:t>
      </w:r>
      <w:bookmarkEnd w:id="3"/>
    </w:p>
    <w:p w14:paraId="6E0D4B11" w14:textId="774028AC" w:rsidR="00F62265" w:rsidRPr="004E02AD" w:rsidRDefault="001370D3" w:rsidP="00346A07">
      <w:pPr>
        <w:spacing w:line="300" w:lineRule="auto"/>
        <w:rPr>
          <w:rFonts w:ascii="Times New Roman" w:hAnsi="Times New Roman" w:cs="Times New Roman"/>
          <w:b/>
          <w:sz w:val="28"/>
          <w:szCs w:val="28"/>
          <w:u w:val="single"/>
        </w:rPr>
      </w:pPr>
      <w:r w:rsidRPr="005925DE">
        <w:rPr>
          <w:rFonts w:ascii="Times New Roman" w:hAnsi="Times New Roman" w:cs="Times New Roman"/>
          <w:b/>
          <w:sz w:val="28"/>
          <w:szCs w:val="28"/>
          <w:u w:val="single"/>
        </w:rPr>
        <w:t>Expand customer reach and visibility</w:t>
      </w:r>
    </w:p>
    <w:p w14:paraId="21BD9588" w14:textId="63CBCBE1" w:rsidR="001C4B19" w:rsidRPr="001C4B19" w:rsidRDefault="0022356C" w:rsidP="000943D0">
      <w:pPr>
        <w:pStyle w:val="ListParagraph"/>
        <w:numPr>
          <w:ilvl w:val="0"/>
          <w:numId w:val="68"/>
        </w:numPr>
        <w:spacing w:line="300" w:lineRule="auto"/>
        <w:rPr>
          <w:rFonts w:ascii="Times New Roman" w:hAnsi="Times New Roman" w:cs="Times New Roman"/>
          <w:sz w:val="28"/>
          <w:szCs w:val="28"/>
        </w:rPr>
      </w:pPr>
      <w:r>
        <w:rPr>
          <w:rFonts w:ascii="Times New Roman" w:hAnsi="Times New Roman" w:cs="Times New Roman"/>
          <w:sz w:val="28"/>
          <w:szCs w:val="28"/>
        </w:rPr>
        <w:t>Successfully established an online</w:t>
      </w:r>
      <w:r w:rsidR="004862CA">
        <w:rPr>
          <w:rFonts w:ascii="Times New Roman" w:hAnsi="Times New Roman" w:cs="Times New Roman"/>
          <w:sz w:val="28"/>
          <w:szCs w:val="28"/>
        </w:rPr>
        <w:t xml:space="preserve"> storefront </w:t>
      </w:r>
      <w:r w:rsidR="00B1555C">
        <w:rPr>
          <w:rFonts w:ascii="Times New Roman" w:hAnsi="Times New Roman" w:cs="Times New Roman"/>
          <w:sz w:val="28"/>
          <w:szCs w:val="28"/>
        </w:rPr>
        <w:t>to serve customers</w:t>
      </w:r>
      <w:r w:rsidR="00FC21B2">
        <w:rPr>
          <w:rFonts w:ascii="Times New Roman" w:hAnsi="Times New Roman" w:cs="Times New Roman"/>
          <w:sz w:val="28"/>
          <w:szCs w:val="28"/>
        </w:rPr>
        <w:t xml:space="preserve"> across Melbourne and potentially, nationwide.</w:t>
      </w:r>
    </w:p>
    <w:p w14:paraId="2EFB4FCF" w14:textId="53FD3D97" w:rsidR="00FC21B2" w:rsidRPr="001C4B19" w:rsidRDefault="00CF167B" w:rsidP="000943D0">
      <w:pPr>
        <w:pStyle w:val="ListParagraph"/>
        <w:numPr>
          <w:ilvl w:val="0"/>
          <w:numId w:val="68"/>
        </w:numPr>
        <w:spacing w:line="300" w:lineRule="auto"/>
        <w:rPr>
          <w:rFonts w:ascii="Times New Roman" w:hAnsi="Times New Roman" w:cs="Times New Roman"/>
          <w:sz w:val="28"/>
          <w:szCs w:val="28"/>
        </w:rPr>
      </w:pPr>
      <w:r>
        <w:rPr>
          <w:rFonts w:ascii="Times New Roman" w:hAnsi="Times New Roman" w:cs="Times New Roman"/>
          <w:sz w:val="28"/>
          <w:szCs w:val="28"/>
        </w:rPr>
        <w:t xml:space="preserve">Showcase list of </w:t>
      </w:r>
      <w:r w:rsidR="00B342FD">
        <w:rPr>
          <w:rFonts w:ascii="Times New Roman" w:hAnsi="Times New Roman" w:cs="Times New Roman"/>
          <w:sz w:val="28"/>
          <w:szCs w:val="28"/>
        </w:rPr>
        <w:t xml:space="preserve">products </w:t>
      </w:r>
      <w:r w:rsidR="002771AF">
        <w:rPr>
          <w:rFonts w:ascii="Times New Roman" w:hAnsi="Times New Roman" w:cs="Times New Roman"/>
          <w:sz w:val="28"/>
          <w:szCs w:val="28"/>
        </w:rPr>
        <w:t xml:space="preserve">that larger supermarkets usually do not </w:t>
      </w:r>
      <w:r w:rsidR="004771F9">
        <w:rPr>
          <w:rFonts w:ascii="Times New Roman" w:hAnsi="Times New Roman" w:cs="Times New Roman"/>
          <w:sz w:val="28"/>
          <w:szCs w:val="28"/>
        </w:rPr>
        <w:t xml:space="preserve">offer, </w:t>
      </w:r>
      <w:r w:rsidR="00A92810">
        <w:rPr>
          <w:rFonts w:ascii="Times New Roman" w:hAnsi="Times New Roman" w:cs="Times New Roman"/>
          <w:sz w:val="28"/>
          <w:szCs w:val="28"/>
        </w:rPr>
        <w:t>giving the store a competitive side.</w:t>
      </w:r>
    </w:p>
    <w:p w14:paraId="28C215C8" w14:textId="66F59ACA" w:rsidR="00A92810" w:rsidRPr="005925DE" w:rsidRDefault="005925DE" w:rsidP="00346A07">
      <w:pPr>
        <w:spacing w:line="300" w:lineRule="auto"/>
        <w:rPr>
          <w:rFonts w:ascii="Times New Roman" w:hAnsi="Times New Roman" w:cs="Times New Roman"/>
          <w:b/>
          <w:sz w:val="28"/>
          <w:szCs w:val="28"/>
          <w:u w:val="single"/>
        </w:rPr>
      </w:pPr>
      <w:r w:rsidRPr="005925DE">
        <w:rPr>
          <w:rFonts w:ascii="Times New Roman" w:hAnsi="Times New Roman" w:cs="Times New Roman"/>
          <w:b/>
          <w:bCs/>
          <w:sz w:val="28"/>
          <w:szCs w:val="28"/>
          <w:u w:val="single"/>
        </w:rPr>
        <w:t>Create a reliable online presence</w:t>
      </w:r>
    </w:p>
    <w:p w14:paraId="5F437BD9" w14:textId="04636907" w:rsidR="005925DE" w:rsidRPr="005925DE" w:rsidRDefault="00401752" w:rsidP="000943D0">
      <w:pPr>
        <w:pStyle w:val="ListParagraph"/>
        <w:numPr>
          <w:ilvl w:val="0"/>
          <w:numId w:val="69"/>
        </w:numPr>
        <w:spacing w:line="300" w:lineRule="auto"/>
        <w:rPr>
          <w:rFonts w:ascii="Times New Roman" w:hAnsi="Times New Roman" w:cs="Times New Roman"/>
          <w:sz w:val="28"/>
          <w:szCs w:val="28"/>
        </w:rPr>
      </w:pPr>
      <w:r>
        <w:rPr>
          <w:rFonts w:ascii="Times New Roman" w:hAnsi="Times New Roman" w:cs="Times New Roman"/>
          <w:sz w:val="28"/>
          <w:szCs w:val="28"/>
        </w:rPr>
        <w:t>Customers can access</w:t>
      </w:r>
      <w:r w:rsidR="008C3247">
        <w:rPr>
          <w:rFonts w:ascii="Times New Roman" w:hAnsi="Times New Roman" w:cs="Times New Roman"/>
          <w:sz w:val="28"/>
          <w:szCs w:val="28"/>
        </w:rPr>
        <w:t xml:space="preserve"> the site 24/7 to browse products, place orders, track deliveries and get </w:t>
      </w:r>
      <w:r w:rsidR="009C4BD1">
        <w:rPr>
          <w:rFonts w:ascii="Times New Roman" w:hAnsi="Times New Roman" w:cs="Times New Roman"/>
          <w:sz w:val="28"/>
          <w:szCs w:val="28"/>
        </w:rPr>
        <w:t>customer service/</w:t>
      </w:r>
      <w:r w:rsidR="008C3247">
        <w:rPr>
          <w:rFonts w:ascii="Times New Roman" w:hAnsi="Times New Roman" w:cs="Times New Roman"/>
          <w:sz w:val="28"/>
          <w:szCs w:val="28"/>
        </w:rPr>
        <w:t>support</w:t>
      </w:r>
      <w:r w:rsidR="009C4BD1">
        <w:rPr>
          <w:rFonts w:ascii="Times New Roman" w:hAnsi="Times New Roman" w:cs="Times New Roman"/>
          <w:sz w:val="28"/>
          <w:szCs w:val="28"/>
        </w:rPr>
        <w:t>.</w:t>
      </w:r>
    </w:p>
    <w:p w14:paraId="2CC3875C" w14:textId="03448611" w:rsidR="009C4BD1" w:rsidRPr="005925DE" w:rsidRDefault="001A32DE" w:rsidP="000943D0">
      <w:pPr>
        <w:pStyle w:val="ListParagraph"/>
        <w:numPr>
          <w:ilvl w:val="0"/>
          <w:numId w:val="69"/>
        </w:numPr>
        <w:spacing w:line="300" w:lineRule="auto"/>
        <w:rPr>
          <w:rFonts w:ascii="Times New Roman" w:hAnsi="Times New Roman" w:cs="Times New Roman"/>
          <w:sz w:val="28"/>
          <w:szCs w:val="28"/>
        </w:rPr>
      </w:pPr>
      <w:r>
        <w:rPr>
          <w:rFonts w:ascii="Times New Roman" w:hAnsi="Times New Roman" w:cs="Times New Roman"/>
          <w:sz w:val="28"/>
          <w:szCs w:val="28"/>
        </w:rPr>
        <w:t xml:space="preserve">The system is responsive </w:t>
      </w:r>
      <w:r w:rsidR="00E85347">
        <w:rPr>
          <w:rFonts w:ascii="Times New Roman" w:hAnsi="Times New Roman" w:cs="Times New Roman"/>
          <w:sz w:val="28"/>
          <w:szCs w:val="28"/>
        </w:rPr>
        <w:t xml:space="preserve">and operate seamlessly </w:t>
      </w:r>
      <w:r w:rsidR="003A72E8">
        <w:rPr>
          <w:rFonts w:ascii="Times New Roman" w:hAnsi="Times New Roman" w:cs="Times New Roman"/>
          <w:sz w:val="28"/>
          <w:szCs w:val="28"/>
        </w:rPr>
        <w:t xml:space="preserve">across devices, for instance, </w:t>
      </w:r>
      <w:r w:rsidR="00610479">
        <w:rPr>
          <w:rFonts w:ascii="Times New Roman" w:hAnsi="Times New Roman" w:cs="Times New Roman"/>
          <w:sz w:val="28"/>
          <w:szCs w:val="28"/>
        </w:rPr>
        <w:t>desktop or mobile</w:t>
      </w:r>
      <w:r w:rsidR="00E76AA8">
        <w:rPr>
          <w:rFonts w:ascii="Times New Roman" w:hAnsi="Times New Roman" w:cs="Times New Roman"/>
          <w:sz w:val="28"/>
          <w:szCs w:val="28"/>
        </w:rPr>
        <w:t>.</w:t>
      </w:r>
    </w:p>
    <w:p w14:paraId="571516B3" w14:textId="146E6189" w:rsidR="00E76AA8" w:rsidRPr="001C6F5C" w:rsidRDefault="001C6F5C" w:rsidP="00346A07">
      <w:pPr>
        <w:spacing w:line="300" w:lineRule="auto"/>
        <w:rPr>
          <w:rFonts w:ascii="Times New Roman" w:hAnsi="Times New Roman" w:cs="Times New Roman"/>
          <w:b/>
          <w:sz w:val="28"/>
          <w:szCs w:val="28"/>
          <w:u w:val="single"/>
        </w:rPr>
      </w:pPr>
      <w:r>
        <w:rPr>
          <w:rFonts w:ascii="Times New Roman" w:hAnsi="Times New Roman" w:cs="Times New Roman"/>
          <w:b/>
          <w:bCs/>
          <w:sz w:val="28"/>
          <w:szCs w:val="28"/>
          <w:u w:val="single"/>
        </w:rPr>
        <w:t>Streamline/automate the shopping experience</w:t>
      </w:r>
    </w:p>
    <w:p w14:paraId="0E779F7C" w14:textId="7DD34474" w:rsidR="00346A07" w:rsidRPr="00346A07" w:rsidRDefault="00343B9F" w:rsidP="000943D0">
      <w:pPr>
        <w:pStyle w:val="ListParagraph"/>
        <w:numPr>
          <w:ilvl w:val="0"/>
          <w:numId w:val="70"/>
        </w:numPr>
        <w:spacing w:line="300" w:lineRule="auto"/>
        <w:rPr>
          <w:rFonts w:ascii="Times New Roman" w:hAnsi="Times New Roman" w:cs="Times New Roman"/>
          <w:sz w:val="28"/>
          <w:szCs w:val="28"/>
        </w:rPr>
      </w:pPr>
      <w:r>
        <w:rPr>
          <w:rFonts w:ascii="Times New Roman" w:hAnsi="Times New Roman" w:cs="Times New Roman"/>
          <w:sz w:val="28"/>
          <w:szCs w:val="28"/>
        </w:rPr>
        <w:t xml:space="preserve">Easy product locating with </w:t>
      </w:r>
      <w:r w:rsidR="00B52A27">
        <w:rPr>
          <w:rFonts w:ascii="Times New Roman" w:hAnsi="Times New Roman" w:cs="Times New Roman"/>
          <w:sz w:val="28"/>
          <w:szCs w:val="28"/>
        </w:rPr>
        <w:t>search and filter category features.</w:t>
      </w:r>
    </w:p>
    <w:p w14:paraId="796A8CA0" w14:textId="50D8F57B" w:rsidR="00B52A27" w:rsidRPr="00346A07" w:rsidRDefault="0072316E" w:rsidP="000943D0">
      <w:pPr>
        <w:pStyle w:val="ListParagraph"/>
        <w:numPr>
          <w:ilvl w:val="0"/>
          <w:numId w:val="70"/>
        </w:numPr>
        <w:spacing w:line="300" w:lineRule="auto"/>
        <w:rPr>
          <w:rFonts w:ascii="Times New Roman" w:hAnsi="Times New Roman" w:cs="Times New Roman"/>
          <w:sz w:val="28"/>
          <w:szCs w:val="28"/>
        </w:rPr>
      </w:pPr>
      <w:r>
        <w:rPr>
          <w:rFonts w:ascii="Times New Roman" w:hAnsi="Times New Roman" w:cs="Times New Roman"/>
          <w:sz w:val="28"/>
          <w:szCs w:val="28"/>
        </w:rPr>
        <w:t>Ordering process is simplified</w:t>
      </w:r>
      <w:r w:rsidR="0083073B">
        <w:rPr>
          <w:rFonts w:ascii="Times New Roman" w:hAnsi="Times New Roman" w:cs="Times New Roman"/>
          <w:sz w:val="28"/>
          <w:szCs w:val="28"/>
        </w:rPr>
        <w:t xml:space="preserve"> with shopping cart functions</w:t>
      </w:r>
      <w:r w:rsidR="007F3E26">
        <w:rPr>
          <w:rFonts w:ascii="Times New Roman" w:hAnsi="Times New Roman" w:cs="Times New Roman"/>
          <w:sz w:val="28"/>
          <w:szCs w:val="28"/>
        </w:rPr>
        <w:t>, automated invoice generation and digital receipts.</w:t>
      </w:r>
    </w:p>
    <w:p w14:paraId="0DA67D00" w14:textId="2484264D" w:rsidR="007F3E26" w:rsidRPr="00D80845" w:rsidRDefault="00D80845" w:rsidP="00D656C0">
      <w:pPr>
        <w:spacing w:line="300" w:lineRule="auto"/>
        <w:rPr>
          <w:rFonts w:ascii="Times New Roman" w:hAnsi="Times New Roman" w:cs="Times New Roman"/>
          <w:b/>
          <w:sz w:val="28"/>
          <w:szCs w:val="28"/>
          <w:u w:val="single"/>
        </w:rPr>
      </w:pPr>
      <w:r>
        <w:rPr>
          <w:rFonts w:ascii="Times New Roman" w:hAnsi="Times New Roman" w:cs="Times New Roman"/>
          <w:b/>
          <w:bCs/>
          <w:sz w:val="28"/>
          <w:szCs w:val="28"/>
          <w:u w:val="single"/>
        </w:rPr>
        <w:t xml:space="preserve">Support home delivery </w:t>
      </w:r>
      <w:r w:rsidR="000D3660">
        <w:rPr>
          <w:rFonts w:ascii="Times New Roman" w:hAnsi="Times New Roman" w:cs="Times New Roman"/>
          <w:b/>
          <w:bCs/>
          <w:sz w:val="28"/>
          <w:szCs w:val="28"/>
          <w:u w:val="single"/>
        </w:rPr>
        <w:t>and shipment management</w:t>
      </w:r>
    </w:p>
    <w:p w14:paraId="709B90BF" w14:textId="2EFDD4DA" w:rsidR="00B1673F" w:rsidRPr="00B1673F" w:rsidRDefault="00F70A8C" w:rsidP="000943D0">
      <w:pPr>
        <w:pStyle w:val="ListParagraph"/>
        <w:numPr>
          <w:ilvl w:val="0"/>
          <w:numId w:val="71"/>
        </w:numPr>
        <w:spacing w:line="300" w:lineRule="auto"/>
        <w:rPr>
          <w:rFonts w:ascii="Times New Roman" w:hAnsi="Times New Roman" w:cs="Times New Roman"/>
          <w:sz w:val="28"/>
          <w:szCs w:val="28"/>
        </w:rPr>
      </w:pPr>
      <w:r>
        <w:rPr>
          <w:rFonts w:ascii="Times New Roman" w:hAnsi="Times New Roman" w:cs="Times New Roman"/>
          <w:sz w:val="28"/>
          <w:szCs w:val="28"/>
        </w:rPr>
        <w:t xml:space="preserve">Customers can </w:t>
      </w:r>
      <w:r w:rsidR="00341AFE">
        <w:rPr>
          <w:rFonts w:ascii="Times New Roman" w:hAnsi="Times New Roman" w:cs="Times New Roman"/>
          <w:sz w:val="28"/>
          <w:szCs w:val="28"/>
        </w:rPr>
        <w:t xml:space="preserve">select options such as </w:t>
      </w:r>
      <w:r w:rsidR="00BC1C9C">
        <w:rPr>
          <w:rFonts w:ascii="Times New Roman" w:hAnsi="Times New Roman" w:cs="Times New Roman"/>
          <w:sz w:val="28"/>
          <w:szCs w:val="28"/>
        </w:rPr>
        <w:t>home delivery or click-and-collect</w:t>
      </w:r>
      <w:r w:rsidR="00B9458C">
        <w:rPr>
          <w:rFonts w:ascii="Times New Roman" w:hAnsi="Times New Roman" w:cs="Times New Roman"/>
          <w:sz w:val="28"/>
          <w:szCs w:val="28"/>
        </w:rPr>
        <w:t>. These are included with</w:t>
      </w:r>
      <w:r w:rsidR="00BC1C9C">
        <w:rPr>
          <w:rFonts w:ascii="Times New Roman" w:hAnsi="Times New Roman" w:cs="Times New Roman"/>
          <w:sz w:val="28"/>
          <w:szCs w:val="28"/>
        </w:rPr>
        <w:t xml:space="preserve"> </w:t>
      </w:r>
      <w:r w:rsidR="003F3959">
        <w:rPr>
          <w:rFonts w:ascii="Times New Roman" w:hAnsi="Times New Roman" w:cs="Times New Roman"/>
          <w:sz w:val="28"/>
          <w:szCs w:val="28"/>
        </w:rPr>
        <w:t>status updates</w:t>
      </w:r>
      <w:r w:rsidR="00DE6092">
        <w:rPr>
          <w:rFonts w:ascii="Times New Roman" w:hAnsi="Times New Roman" w:cs="Times New Roman"/>
          <w:sz w:val="28"/>
          <w:szCs w:val="28"/>
        </w:rPr>
        <w:t xml:space="preserve"> and basic </w:t>
      </w:r>
      <w:r w:rsidR="000876D2">
        <w:rPr>
          <w:rFonts w:ascii="Times New Roman" w:hAnsi="Times New Roman" w:cs="Times New Roman"/>
          <w:sz w:val="28"/>
          <w:szCs w:val="28"/>
        </w:rPr>
        <w:t>tracking.</w:t>
      </w:r>
    </w:p>
    <w:p w14:paraId="32E2D2EB" w14:textId="5B5A5010" w:rsidR="000876D2" w:rsidRPr="00B1673F" w:rsidRDefault="00A42938" w:rsidP="000943D0">
      <w:pPr>
        <w:pStyle w:val="ListParagraph"/>
        <w:numPr>
          <w:ilvl w:val="0"/>
          <w:numId w:val="71"/>
        </w:numPr>
        <w:spacing w:line="300" w:lineRule="auto"/>
        <w:rPr>
          <w:rFonts w:ascii="Times New Roman" w:hAnsi="Times New Roman" w:cs="Times New Roman"/>
          <w:sz w:val="28"/>
          <w:szCs w:val="28"/>
        </w:rPr>
      </w:pPr>
      <w:r>
        <w:rPr>
          <w:rFonts w:ascii="Times New Roman" w:hAnsi="Times New Roman" w:cs="Times New Roman"/>
          <w:sz w:val="28"/>
          <w:szCs w:val="28"/>
        </w:rPr>
        <w:t xml:space="preserve">Staff are opened to manage packaging, shipping preparing and </w:t>
      </w:r>
      <w:r w:rsidR="00912AE0">
        <w:rPr>
          <w:rFonts w:ascii="Times New Roman" w:hAnsi="Times New Roman" w:cs="Times New Roman"/>
          <w:sz w:val="28"/>
          <w:szCs w:val="28"/>
        </w:rPr>
        <w:t xml:space="preserve">hand them off to </w:t>
      </w:r>
      <w:r w:rsidR="006E22A1">
        <w:rPr>
          <w:rFonts w:ascii="Times New Roman" w:hAnsi="Times New Roman" w:cs="Times New Roman"/>
          <w:sz w:val="28"/>
          <w:szCs w:val="28"/>
        </w:rPr>
        <w:t>postal workers or couriers</w:t>
      </w:r>
      <w:r w:rsidR="0018778D">
        <w:rPr>
          <w:rFonts w:ascii="Times New Roman" w:hAnsi="Times New Roman" w:cs="Times New Roman"/>
          <w:sz w:val="28"/>
          <w:szCs w:val="28"/>
        </w:rPr>
        <w:t>, are their own shipping.</w:t>
      </w:r>
    </w:p>
    <w:p w14:paraId="4BC2F72A" w14:textId="09B96E74" w:rsidR="0018778D" w:rsidRDefault="00FD69AC" w:rsidP="00D656C0">
      <w:pPr>
        <w:spacing w:line="300" w:lineRule="auto"/>
        <w:rPr>
          <w:rFonts w:ascii="Times New Roman" w:hAnsi="Times New Roman" w:cs="Times New Roman"/>
          <w:b/>
          <w:sz w:val="28"/>
          <w:szCs w:val="28"/>
          <w:u w:val="single"/>
        </w:rPr>
      </w:pPr>
      <w:r>
        <w:rPr>
          <w:rFonts w:ascii="Times New Roman" w:hAnsi="Times New Roman" w:cs="Times New Roman"/>
          <w:b/>
          <w:bCs/>
          <w:sz w:val="28"/>
          <w:szCs w:val="28"/>
          <w:u w:val="single"/>
        </w:rPr>
        <w:t>Flexible product catalogue management</w:t>
      </w:r>
    </w:p>
    <w:p w14:paraId="099B3FF1" w14:textId="7E356A18" w:rsidR="00FD69AC" w:rsidRPr="00753483" w:rsidRDefault="00913BC6" w:rsidP="000943D0">
      <w:pPr>
        <w:pStyle w:val="ListParagraph"/>
        <w:numPr>
          <w:ilvl w:val="0"/>
          <w:numId w:val="72"/>
        </w:numPr>
        <w:spacing w:line="300" w:lineRule="auto"/>
        <w:rPr>
          <w:rFonts w:ascii="Times New Roman" w:hAnsi="Times New Roman" w:cs="Times New Roman"/>
          <w:sz w:val="28"/>
          <w:szCs w:val="28"/>
        </w:rPr>
      </w:pPr>
      <w:r>
        <w:rPr>
          <w:rFonts w:ascii="Times New Roman" w:hAnsi="Times New Roman" w:cs="Times New Roman"/>
          <w:sz w:val="28"/>
          <w:szCs w:val="28"/>
        </w:rPr>
        <w:t xml:space="preserve">Allow staff/owners to easily add, update and remove products without technical </w:t>
      </w:r>
      <w:r w:rsidR="0007341F">
        <w:rPr>
          <w:rFonts w:ascii="Times New Roman" w:hAnsi="Times New Roman" w:cs="Times New Roman"/>
          <w:sz w:val="28"/>
          <w:szCs w:val="28"/>
        </w:rPr>
        <w:t>assistance and r</w:t>
      </w:r>
      <w:r w:rsidR="001E6921">
        <w:rPr>
          <w:rFonts w:ascii="Times New Roman" w:hAnsi="Times New Roman" w:cs="Times New Roman"/>
          <w:sz w:val="28"/>
          <w:szCs w:val="28"/>
        </w:rPr>
        <w:t>aise issues.</w:t>
      </w:r>
    </w:p>
    <w:p w14:paraId="0549F247" w14:textId="01611690" w:rsidR="001E6921" w:rsidRPr="00753483" w:rsidRDefault="00FE38D7" w:rsidP="000943D0">
      <w:pPr>
        <w:pStyle w:val="ListParagraph"/>
        <w:numPr>
          <w:ilvl w:val="0"/>
          <w:numId w:val="72"/>
        </w:numPr>
        <w:spacing w:line="300" w:lineRule="auto"/>
        <w:rPr>
          <w:rFonts w:ascii="Times New Roman" w:hAnsi="Times New Roman" w:cs="Times New Roman"/>
          <w:sz w:val="28"/>
          <w:szCs w:val="28"/>
        </w:rPr>
      </w:pPr>
      <w:r>
        <w:rPr>
          <w:rFonts w:ascii="Times New Roman" w:hAnsi="Times New Roman" w:cs="Times New Roman"/>
          <w:sz w:val="28"/>
          <w:szCs w:val="28"/>
        </w:rPr>
        <w:t>Sync</w:t>
      </w:r>
      <w:r w:rsidR="00D30C5A">
        <w:rPr>
          <w:rFonts w:ascii="Times New Roman" w:hAnsi="Times New Roman" w:cs="Times New Roman"/>
          <w:sz w:val="28"/>
          <w:szCs w:val="28"/>
        </w:rPr>
        <w:t xml:space="preserve"> </w:t>
      </w:r>
      <w:r w:rsidR="00886BCD">
        <w:rPr>
          <w:rFonts w:ascii="Times New Roman" w:hAnsi="Times New Roman" w:cs="Times New Roman"/>
          <w:sz w:val="28"/>
          <w:szCs w:val="28"/>
        </w:rPr>
        <w:t xml:space="preserve">online catalogue with the physical store </w:t>
      </w:r>
      <w:r w:rsidR="003F45E7">
        <w:rPr>
          <w:rFonts w:ascii="Times New Roman" w:hAnsi="Times New Roman" w:cs="Times New Roman"/>
          <w:sz w:val="28"/>
          <w:szCs w:val="28"/>
        </w:rPr>
        <w:t xml:space="preserve">stock </w:t>
      </w:r>
      <w:r w:rsidR="006F2AE8">
        <w:rPr>
          <w:rFonts w:ascii="Times New Roman" w:hAnsi="Times New Roman" w:cs="Times New Roman"/>
          <w:sz w:val="28"/>
          <w:szCs w:val="28"/>
        </w:rPr>
        <w:t>to avoid overselling or mismatched stocking.</w:t>
      </w:r>
    </w:p>
    <w:p w14:paraId="235DCD92" w14:textId="26E9D297" w:rsidR="00255D69" w:rsidRPr="00255D69" w:rsidRDefault="00255D69" w:rsidP="00D656C0">
      <w:pPr>
        <w:spacing w:line="30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Provide business insights</w:t>
      </w:r>
    </w:p>
    <w:p w14:paraId="435AEB59" w14:textId="1B8D756B" w:rsidR="00705FCB" w:rsidRPr="00705FCB" w:rsidRDefault="00DB6AA8" w:rsidP="000943D0">
      <w:pPr>
        <w:pStyle w:val="ListParagraph"/>
        <w:numPr>
          <w:ilvl w:val="0"/>
          <w:numId w:val="73"/>
        </w:numPr>
        <w:spacing w:line="300" w:lineRule="auto"/>
        <w:rPr>
          <w:rFonts w:ascii="Times New Roman" w:hAnsi="Times New Roman" w:cs="Times New Roman"/>
          <w:sz w:val="28"/>
          <w:szCs w:val="28"/>
        </w:rPr>
      </w:pPr>
      <w:r>
        <w:rPr>
          <w:rFonts w:ascii="Times New Roman" w:hAnsi="Times New Roman" w:cs="Times New Roman"/>
          <w:sz w:val="28"/>
          <w:szCs w:val="28"/>
        </w:rPr>
        <w:lastRenderedPageBreak/>
        <w:t>Display sales sta</w:t>
      </w:r>
      <w:r w:rsidR="009C4D36">
        <w:rPr>
          <w:rFonts w:ascii="Times New Roman" w:hAnsi="Times New Roman" w:cs="Times New Roman"/>
          <w:sz w:val="28"/>
          <w:szCs w:val="28"/>
        </w:rPr>
        <w:t>tistics and reporting tools, broken down daily, weekly</w:t>
      </w:r>
      <w:r w:rsidR="00882AAB">
        <w:rPr>
          <w:rFonts w:ascii="Times New Roman" w:hAnsi="Times New Roman" w:cs="Times New Roman"/>
          <w:sz w:val="28"/>
          <w:szCs w:val="28"/>
        </w:rPr>
        <w:t xml:space="preserve">, monthly </w:t>
      </w:r>
      <w:r w:rsidR="00EC3A9D">
        <w:rPr>
          <w:rFonts w:ascii="Times New Roman" w:hAnsi="Times New Roman" w:cs="Times New Roman"/>
          <w:sz w:val="28"/>
          <w:szCs w:val="28"/>
        </w:rPr>
        <w:t xml:space="preserve">and year-to-date </w:t>
      </w:r>
      <w:r w:rsidR="003C7858">
        <w:rPr>
          <w:rFonts w:ascii="Times New Roman" w:hAnsi="Times New Roman" w:cs="Times New Roman"/>
          <w:sz w:val="28"/>
          <w:szCs w:val="28"/>
        </w:rPr>
        <w:t>timeframes.</w:t>
      </w:r>
    </w:p>
    <w:p w14:paraId="50ADF874" w14:textId="5782F87E" w:rsidR="001110F5" w:rsidRPr="00C30BF1" w:rsidRDefault="00883433" w:rsidP="000943D0">
      <w:pPr>
        <w:pStyle w:val="ListParagraph"/>
        <w:numPr>
          <w:ilvl w:val="0"/>
          <w:numId w:val="73"/>
        </w:numPr>
        <w:spacing w:line="300" w:lineRule="auto"/>
        <w:rPr>
          <w:rFonts w:ascii="Times New Roman" w:hAnsi="Times New Roman" w:cs="Times New Roman"/>
          <w:sz w:val="28"/>
          <w:szCs w:val="28"/>
        </w:rPr>
      </w:pPr>
      <w:r>
        <w:rPr>
          <w:rFonts w:ascii="Times New Roman" w:hAnsi="Times New Roman" w:cs="Times New Roman"/>
          <w:sz w:val="28"/>
          <w:szCs w:val="28"/>
        </w:rPr>
        <w:t>Owners can identify popular items, sales trends and seasonal demands</w:t>
      </w:r>
      <w:r w:rsidR="00CC6CA0">
        <w:rPr>
          <w:rFonts w:ascii="Times New Roman" w:hAnsi="Times New Roman" w:cs="Times New Roman"/>
          <w:sz w:val="28"/>
          <w:szCs w:val="28"/>
        </w:rPr>
        <w:t xml:space="preserve"> to restock</w:t>
      </w:r>
      <w:r w:rsidR="00854B54">
        <w:rPr>
          <w:rFonts w:ascii="Times New Roman" w:hAnsi="Times New Roman" w:cs="Times New Roman"/>
          <w:sz w:val="28"/>
          <w:szCs w:val="28"/>
        </w:rPr>
        <w:t xml:space="preserve"> and </w:t>
      </w:r>
      <w:r w:rsidR="002E3E22">
        <w:rPr>
          <w:rFonts w:ascii="Times New Roman" w:hAnsi="Times New Roman" w:cs="Times New Roman"/>
          <w:sz w:val="28"/>
          <w:szCs w:val="28"/>
        </w:rPr>
        <w:t>configure marketing strategies.</w:t>
      </w:r>
    </w:p>
    <w:p w14:paraId="4588145C" w14:textId="5055708C" w:rsidR="001110F5" w:rsidRPr="001110F5" w:rsidRDefault="001110F5" w:rsidP="000943D0">
      <w:pPr>
        <w:pStyle w:val="Heading2"/>
        <w:numPr>
          <w:ilvl w:val="0"/>
          <w:numId w:val="46"/>
        </w:numPr>
        <w:spacing w:line="360" w:lineRule="auto"/>
        <w:rPr>
          <w:rFonts w:ascii="Times New Roman" w:hAnsi="Times New Roman" w:cs="Times New Roman"/>
          <w:b/>
          <w:bCs/>
          <w:color w:val="auto"/>
          <w:sz w:val="36"/>
          <w:szCs w:val="36"/>
          <w:lang w:val="vi-VN"/>
        </w:rPr>
      </w:pPr>
      <w:bookmarkStart w:id="4" w:name="_Toc208537287"/>
      <w:r w:rsidRPr="001110F5">
        <w:rPr>
          <w:rFonts w:ascii="Times New Roman" w:hAnsi="Times New Roman" w:cs="Times New Roman"/>
          <w:b/>
          <w:bCs/>
          <w:color w:val="auto"/>
          <w:sz w:val="36"/>
          <w:szCs w:val="36"/>
          <w:lang w:val="vi-VN"/>
        </w:rPr>
        <w:t>Assumptions</w:t>
      </w:r>
      <w:bookmarkEnd w:id="4"/>
    </w:p>
    <w:p w14:paraId="31D142A9" w14:textId="69F0F582" w:rsidR="001110F5" w:rsidRDefault="00DF383F" w:rsidP="00D656C0">
      <w:pPr>
        <w:spacing w:line="300" w:lineRule="auto"/>
        <w:rPr>
          <w:rFonts w:ascii="Times New Roman" w:hAnsi="Times New Roman" w:cs="Times New Roman"/>
          <w:b/>
          <w:sz w:val="28"/>
          <w:szCs w:val="28"/>
          <w:u w:val="single"/>
        </w:rPr>
      </w:pPr>
      <w:r w:rsidRPr="00DF383F">
        <w:rPr>
          <w:rFonts w:ascii="Times New Roman" w:hAnsi="Times New Roman" w:cs="Times New Roman"/>
          <w:b/>
          <w:bCs/>
          <w:sz w:val="28"/>
          <w:szCs w:val="28"/>
          <w:u w:val="single"/>
        </w:rPr>
        <w:t>Technical infrastructure</w:t>
      </w:r>
    </w:p>
    <w:p w14:paraId="228024B3" w14:textId="20312CAC" w:rsidR="00DF383F" w:rsidRPr="00DF383F" w:rsidRDefault="006963D6" w:rsidP="000943D0">
      <w:pPr>
        <w:pStyle w:val="ListParagraph"/>
        <w:numPr>
          <w:ilvl w:val="0"/>
          <w:numId w:val="75"/>
        </w:numPr>
        <w:spacing w:line="300" w:lineRule="auto"/>
        <w:rPr>
          <w:rFonts w:ascii="Times New Roman" w:hAnsi="Times New Roman" w:cs="Times New Roman"/>
          <w:sz w:val="28"/>
          <w:szCs w:val="28"/>
        </w:rPr>
      </w:pPr>
      <w:r>
        <w:rPr>
          <w:rFonts w:ascii="Times New Roman" w:hAnsi="Times New Roman" w:cs="Times New Roman"/>
          <w:sz w:val="28"/>
          <w:szCs w:val="28"/>
        </w:rPr>
        <w:t xml:space="preserve">The client already has a suitable </w:t>
      </w:r>
      <w:r w:rsidR="00E52FEA">
        <w:rPr>
          <w:rFonts w:ascii="Times New Roman" w:hAnsi="Times New Roman" w:cs="Times New Roman"/>
          <w:sz w:val="28"/>
          <w:szCs w:val="28"/>
        </w:rPr>
        <w:t>web domain as well as the access to hosting services.</w:t>
      </w:r>
    </w:p>
    <w:p w14:paraId="044CC834" w14:textId="2F1CD9B4" w:rsidR="00E374E1" w:rsidRPr="00DF383F" w:rsidRDefault="00757C44" w:rsidP="000943D0">
      <w:pPr>
        <w:pStyle w:val="ListParagraph"/>
        <w:numPr>
          <w:ilvl w:val="0"/>
          <w:numId w:val="75"/>
        </w:numPr>
        <w:spacing w:line="300" w:lineRule="auto"/>
        <w:rPr>
          <w:rFonts w:ascii="Times New Roman" w:hAnsi="Times New Roman" w:cs="Times New Roman"/>
          <w:sz w:val="28"/>
          <w:szCs w:val="28"/>
        </w:rPr>
      </w:pPr>
      <w:r>
        <w:rPr>
          <w:rFonts w:ascii="Times New Roman" w:hAnsi="Times New Roman" w:cs="Times New Roman"/>
          <w:sz w:val="28"/>
          <w:szCs w:val="28"/>
        </w:rPr>
        <w:t>Necessary hardware and internet connectivity are available</w:t>
      </w:r>
      <w:r w:rsidR="008E41E5">
        <w:rPr>
          <w:rFonts w:ascii="Times New Roman" w:hAnsi="Times New Roman" w:cs="Times New Roman"/>
          <w:sz w:val="28"/>
          <w:szCs w:val="28"/>
        </w:rPr>
        <w:t>, ready for deployment and maintenance.</w:t>
      </w:r>
    </w:p>
    <w:p w14:paraId="1236770F" w14:textId="41FB6C5B" w:rsidR="008E41E5" w:rsidRPr="00304E83" w:rsidRDefault="0057717B" w:rsidP="00D656C0">
      <w:pPr>
        <w:spacing w:line="300" w:lineRule="auto"/>
        <w:rPr>
          <w:rFonts w:ascii="Times New Roman" w:hAnsi="Times New Roman" w:cs="Times New Roman"/>
          <w:b/>
          <w:sz w:val="28"/>
          <w:szCs w:val="28"/>
          <w:u w:val="single"/>
        </w:rPr>
      </w:pPr>
      <w:r>
        <w:rPr>
          <w:rFonts w:ascii="Times New Roman" w:hAnsi="Times New Roman" w:cs="Times New Roman"/>
          <w:b/>
          <w:bCs/>
          <w:sz w:val="28"/>
          <w:szCs w:val="28"/>
          <w:u w:val="single"/>
        </w:rPr>
        <w:t xml:space="preserve">Operational </w:t>
      </w:r>
      <w:r w:rsidR="008676FC">
        <w:rPr>
          <w:rFonts w:ascii="Times New Roman" w:hAnsi="Times New Roman" w:cs="Times New Roman"/>
          <w:b/>
          <w:bCs/>
          <w:sz w:val="28"/>
          <w:szCs w:val="28"/>
          <w:u w:val="single"/>
        </w:rPr>
        <w:t>preparation</w:t>
      </w:r>
    </w:p>
    <w:p w14:paraId="62CA67B1" w14:textId="051B0480" w:rsidR="008676FC" w:rsidRPr="008676FC" w:rsidRDefault="00DB767B" w:rsidP="000943D0">
      <w:pPr>
        <w:pStyle w:val="ListParagraph"/>
        <w:numPr>
          <w:ilvl w:val="0"/>
          <w:numId w:val="76"/>
        </w:numPr>
        <w:spacing w:line="300" w:lineRule="auto"/>
        <w:rPr>
          <w:rFonts w:ascii="Times New Roman" w:hAnsi="Times New Roman" w:cs="Times New Roman"/>
          <w:sz w:val="28"/>
          <w:szCs w:val="28"/>
        </w:rPr>
      </w:pPr>
      <w:r>
        <w:rPr>
          <w:rFonts w:ascii="Times New Roman" w:hAnsi="Times New Roman" w:cs="Times New Roman"/>
          <w:sz w:val="28"/>
          <w:szCs w:val="28"/>
        </w:rPr>
        <w:t xml:space="preserve">The staff </w:t>
      </w:r>
      <w:r w:rsidR="00021B46">
        <w:rPr>
          <w:rFonts w:ascii="Times New Roman" w:hAnsi="Times New Roman" w:cs="Times New Roman"/>
          <w:sz w:val="28"/>
          <w:szCs w:val="28"/>
        </w:rPr>
        <w:t xml:space="preserve">will be thoroughly trained </w:t>
      </w:r>
      <w:r w:rsidR="00915F52">
        <w:rPr>
          <w:rFonts w:ascii="Times New Roman" w:hAnsi="Times New Roman" w:cs="Times New Roman"/>
          <w:sz w:val="28"/>
          <w:szCs w:val="28"/>
        </w:rPr>
        <w:t>to use the back-office system for product management and order processing.</w:t>
      </w:r>
    </w:p>
    <w:p w14:paraId="21151AD7" w14:textId="6FDE7EAF" w:rsidR="00915F52" w:rsidRPr="008676FC" w:rsidRDefault="00291880" w:rsidP="000943D0">
      <w:pPr>
        <w:pStyle w:val="ListParagraph"/>
        <w:numPr>
          <w:ilvl w:val="0"/>
          <w:numId w:val="76"/>
        </w:numPr>
        <w:spacing w:line="300" w:lineRule="auto"/>
        <w:rPr>
          <w:rFonts w:ascii="Times New Roman" w:hAnsi="Times New Roman" w:cs="Times New Roman"/>
          <w:sz w:val="28"/>
          <w:szCs w:val="28"/>
        </w:rPr>
      </w:pPr>
      <w:r>
        <w:rPr>
          <w:rFonts w:ascii="Times New Roman" w:hAnsi="Times New Roman" w:cs="Times New Roman"/>
          <w:sz w:val="28"/>
          <w:szCs w:val="28"/>
        </w:rPr>
        <w:t>Owners might rely on postal workers or third-party couriers</w:t>
      </w:r>
      <w:r w:rsidR="00A3682C">
        <w:rPr>
          <w:rFonts w:ascii="Times New Roman" w:hAnsi="Times New Roman" w:cs="Times New Roman"/>
          <w:sz w:val="28"/>
          <w:szCs w:val="28"/>
        </w:rPr>
        <w:t xml:space="preserve"> that are already operating in the area.</w:t>
      </w:r>
    </w:p>
    <w:p w14:paraId="64B71120" w14:textId="5799F8D5" w:rsidR="00A3682C" w:rsidRDefault="00824833" w:rsidP="00D656C0">
      <w:pPr>
        <w:spacing w:line="300" w:lineRule="auto"/>
        <w:rPr>
          <w:rFonts w:ascii="Times New Roman" w:hAnsi="Times New Roman" w:cs="Times New Roman"/>
          <w:b/>
          <w:sz w:val="28"/>
          <w:szCs w:val="28"/>
          <w:u w:val="single"/>
        </w:rPr>
      </w:pPr>
      <w:r>
        <w:rPr>
          <w:rFonts w:ascii="Times New Roman" w:hAnsi="Times New Roman" w:cs="Times New Roman"/>
          <w:b/>
          <w:bCs/>
          <w:sz w:val="28"/>
          <w:szCs w:val="28"/>
          <w:u w:val="single"/>
        </w:rPr>
        <w:t>User access</w:t>
      </w:r>
    </w:p>
    <w:p w14:paraId="1FD3EE01" w14:textId="6412C1D8" w:rsidR="00824833" w:rsidRPr="00824833" w:rsidRDefault="00F43706" w:rsidP="000943D0">
      <w:pPr>
        <w:pStyle w:val="ListParagraph"/>
        <w:numPr>
          <w:ilvl w:val="0"/>
          <w:numId w:val="77"/>
        </w:numPr>
        <w:spacing w:line="300" w:lineRule="auto"/>
        <w:rPr>
          <w:rFonts w:ascii="Times New Roman" w:hAnsi="Times New Roman" w:cs="Times New Roman"/>
          <w:sz w:val="28"/>
          <w:szCs w:val="28"/>
        </w:rPr>
      </w:pPr>
      <w:r>
        <w:rPr>
          <w:rFonts w:ascii="Times New Roman" w:hAnsi="Times New Roman" w:cs="Times New Roman"/>
          <w:sz w:val="28"/>
          <w:szCs w:val="28"/>
        </w:rPr>
        <w:t xml:space="preserve">Customers interact through three main </w:t>
      </w:r>
      <w:r w:rsidR="003C68A7">
        <w:rPr>
          <w:rFonts w:ascii="Times New Roman" w:hAnsi="Times New Roman" w:cs="Times New Roman"/>
          <w:sz w:val="28"/>
          <w:szCs w:val="28"/>
        </w:rPr>
        <w:t>ways</w:t>
      </w:r>
      <w:r w:rsidR="00371084">
        <w:rPr>
          <w:rFonts w:ascii="Times New Roman" w:hAnsi="Times New Roman" w:cs="Times New Roman"/>
          <w:sz w:val="28"/>
          <w:szCs w:val="28"/>
        </w:rPr>
        <w:t xml:space="preserve"> – desktop, tablet and phones</w:t>
      </w:r>
      <w:r w:rsidR="002909CE">
        <w:rPr>
          <w:rFonts w:ascii="Times New Roman" w:hAnsi="Times New Roman" w:cs="Times New Roman"/>
          <w:sz w:val="28"/>
          <w:szCs w:val="28"/>
        </w:rPr>
        <w:t>.</w:t>
      </w:r>
    </w:p>
    <w:p w14:paraId="207BCAC8" w14:textId="1F2BBEF7" w:rsidR="002909CE" w:rsidRPr="00824833" w:rsidRDefault="00E75E64" w:rsidP="000943D0">
      <w:pPr>
        <w:pStyle w:val="ListParagraph"/>
        <w:numPr>
          <w:ilvl w:val="0"/>
          <w:numId w:val="77"/>
        </w:numPr>
        <w:spacing w:line="300" w:lineRule="auto"/>
        <w:rPr>
          <w:rFonts w:ascii="Times New Roman" w:hAnsi="Times New Roman" w:cs="Times New Roman"/>
          <w:sz w:val="28"/>
          <w:szCs w:val="28"/>
        </w:rPr>
      </w:pPr>
      <w:r>
        <w:rPr>
          <w:rFonts w:ascii="Times New Roman" w:hAnsi="Times New Roman" w:cs="Times New Roman"/>
          <w:sz w:val="28"/>
          <w:szCs w:val="28"/>
        </w:rPr>
        <w:t xml:space="preserve">Individual users are supported for now, no </w:t>
      </w:r>
      <w:r w:rsidR="008D3F00">
        <w:rPr>
          <w:rFonts w:ascii="Times New Roman" w:hAnsi="Times New Roman" w:cs="Times New Roman"/>
          <w:sz w:val="28"/>
          <w:szCs w:val="28"/>
        </w:rPr>
        <w:t xml:space="preserve">bulk purchase or </w:t>
      </w:r>
      <w:r w:rsidR="00652308">
        <w:rPr>
          <w:rFonts w:ascii="Times New Roman" w:hAnsi="Times New Roman" w:cs="Times New Roman"/>
          <w:sz w:val="28"/>
          <w:szCs w:val="28"/>
        </w:rPr>
        <w:t>businesses.</w:t>
      </w:r>
    </w:p>
    <w:p w14:paraId="641A69DB" w14:textId="41E9E84E" w:rsidR="00652308" w:rsidRDefault="00652308" w:rsidP="00D656C0">
      <w:pPr>
        <w:spacing w:line="30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Data management</w:t>
      </w:r>
    </w:p>
    <w:p w14:paraId="1E5AD1B0" w14:textId="70274964" w:rsidR="00652308" w:rsidRPr="00652308" w:rsidRDefault="00B13F5B" w:rsidP="000943D0">
      <w:pPr>
        <w:pStyle w:val="ListParagraph"/>
        <w:numPr>
          <w:ilvl w:val="0"/>
          <w:numId w:val="78"/>
        </w:numPr>
        <w:spacing w:line="300" w:lineRule="auto"/>
        <w:rPr>
          <w:rFonts w:ascii="Times New Roman" w:hAnsi="Times New Roman" w:cs="Times New Roman"/>
          <w:sz w:val="28"/>
          <w:szCs w:val="28"/>
        </w:rPr>
      </w:pPr>
      <w:r>
        <w:rPr>
          <w:rFonts w:ascii="Times New Roman" w:hAnsi="Times New Roman" w:cs="Times New Roman"/>
          <w:sz w:val="28"/>
          <w:szCs w:val="28"/>
        </w:rPr>
        <w:t xml:space="preserve">Staff information and customer data, orders and product information </w:t>
      </w:r>
      <w:r w:rsidR="00EA6E26">
        <w:rPr>
          <w:rFonts w:ascii="Times New Roman" w:hAnsi="Times New Roman" w:cs="Times New Roman"/>
          <w:sz w:val="28"/>
          <w:szCs w:val="28"/>
        </w:rPr>
        <w:t>will be stored</w:t>
      </w:r>
      <w:r w:rsidR="001A2628">
        <w:rPr>
          <w:rFonts w:ascii="Times New Roman" w:hAnsi="Times New Roman" w:cs="Times New Roman"/>
          <w:sz w:val="28"/>
          <w:szCs w:val="28"/>
        </w:rPr>
        <w:t xml:space="preserve"> in a secure external database.</w:t>
      </w:r>
    </w:p>
    <w:p w14:paraId="1EDC3043" w14:textId="56B67EDB" w:rsidR="001A2628" w:rsidRPr="00652308" w:rsidRDefault="001A2628" w:rsidP="000943D0">
      <w:pPr>
        <w:pStyle w:val="ListParagraph"/>
        <w:numPr>
          <w:ilvl w:val="0"/>
          <w:numId w:val="78"/>
        </w:numPr>
        <w:spacing w:line="300" w:lineRule="auto"/>
        <w:rPr>
          <w:rFonts w:ascii="Times New Roman" w:hAnsi="Times New Roman" w:cs="Times New Roman"/>
          <w:sz w:val="28"/>
          <w:szCs w:val="28"/>
        </w:rPr>
      </w:pPr>
      <w:r>
        <w:rPr>
          <w:rFonts w:ascii="Times New Roman" w:hAnsi="Times New Roman" w:cs="Times New Roman"/>
          <w:sz w:val="28"/>
          <w:szCs w:val="28"/>
        </w:rPr>
        <w:t>Payment card details will not be stored after transactions</w:t>
      </w:r>
      <w:r w:rsidR="003615E2">
        <w:rPr>
          <w:rFonts w:ascii="Times New Roman" w:hAnsi="Times New Roman" w:cs="Times New Roman"/>
          <w:sz w:val="28"/>
          <w:szCs w:val="28"/>
        </w:rPr>
        <w:t xml:space="preserve"> due to privacy guidelines</w:t>
      </w:r>
      <w:r w:rsidR="00C24FF8">
        <w:rPr>
          <w:rFonts w:ascii="Times New Roman" w:hAnsi="Times New Roman" w:cs="Times New Roman"/>
          <w:sz w:val="28"/>
          <w:szCs w:val="28"/>
        </w:rPr>
        <w:t xml:space="preserve">. General information such as name, </w:t>
      </w:r>
      <w:r w:rsidR="00D656C0">
        <w:rPr>
          <w:rFonts w:ascii="Times New Roman" w:hAnsi="Times New Roman" w:cs="Times New Roman"/>
          <w:sz w:val="28"/>
          <w:szCs w:val="28"/>
        </w:rPr>
        <w:t>email, address, etc. can be stored.</w:t>
      </w:r>
    </w:p>
    <w:p w14:paraId="5C415B5A" w14:textId="08228DFC" w:rsidR="001261A3" w:rsidRDefault="001110F5" w:rsidP="000943D0">
      <w:pPr>
        <w:pStyle w:val="Heading2"/>
        <w:numPr>
          <w:ilvl w:val="0"/>
          <w:numId w:val="46"/>
        </w:numPr>
        <w:spacing w:line="360" w:lineRule="auto"/>
        <w:rPr>
          <w:rFonts w:ascii="Times New Roman" w:hAnsi="Times New Roman" w:cs="Times New Roman"/>
          <w:b/>
          <w:color w:val="auto"/>
          <w:sz w:val="36"/>
          <w:szCs w:val="36"/>
        </w:rPr>
      </w:pPr>
      <w:bookmarkStart w:id="5" w:name="_Toc208537288"/>
      <w:r w:rsidRPr="001110F5">
        <w:rPr>
          <w:rFonts w:ascii="Times New Roman" w:hAnsi="Times New Roman" w:cs="Times New Roman"/>
          <w:b/>
          <w:bCs/>
          <w:color w:val="auto"/>
          <w:sz w:val="36"/>
          <w:szCs w:val="36"/>
          <w:lang w:val="vi-VN"/>
        </w:rPr>
        <w:t>Scope</w:t>
      </w:r>
      <w:bookmarkEnd w:id="5"/>
    </w:p>
    <w:p w14:paraId="7585691F" w14:textId="62521D9E" w:rsidR="00983D4A" w:rsidRDefault="0068500E" w:rsidP="00E21ED7">
      <w:pPr>
        <w:spacing w:line="30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In </w:t>
      </w:r>
      <w:r w:rsidR="00570F50">
        <w:rPr>
          <w:rFonts w:ascii="Times New Roman" w:hAnsi="Times New Roman" w:cs="Times New Roman"/>
          <w:b/>
          <w:bCs/>
          <w:sz w:val="28"/>
          <w:szCs w:val="28"/>
          <w:u w:val="single"/>
        </w:rPr>
        <w:t>project’s scope</w:t>
      </w:r>
    </w:p>
    <w:p w14:paraId="5B322435" w14:textId="5BF225EE" w:rsidR="00570F50" w:rsidRDefault="00146B78" w:rsidP="000943D0">
      <w:pPr>
        <w:pStyle w:val="ListParagraph"/>
        <w:numPr>
          <w:ilvl w:val="0"/>
          <w:numId w:val="79"/>
        </w:numPr>
        <w:spacing w:line="300" w:lineRule="auto"/>
        <w:rPr>
          <w:rFonts w:ascii="Times New Roman" w:hAnsi="Times New Roman" w:cs="Times New Roman"/>
          <w:sz w:val="28"/>
          <w:szCs w:val="28"/>
        </w:rPr>
      </w:pPr>
      <w:r w:rsidRPr="0064692B">
        <w:rPr>
          <w:rFonts w:ascii="Times New Roman" w:hAnsi="Times New Roman" w:cs="Times New Roman"/>
          <w:b/>
          <w:bCs/>
          <w:sz w:val="28"/>
          <w:szCs w:val="28"/>
        </w:rPr>
        <w:t>Customer-facing operations:</w:t>
      </w:r>
      <w:r>
        <w:rPr>
          <w:rFonts w:ascii="Times New Roman" w:hAnsi="Times New Roman" w:cs="Times New Roman"/>
          <w:sz w:val="28"/>
          <w:szCs w:val="28"/>
        </w:rPr>
        <w:t xml:space="preserve"> browsing, shopping cart, </w:t>
      </w:r>
      <w:r w:rsidR="0064692B">
        <w:rPr>
          <w:rFonts w:ascii="Times New Roman" w:hAnsi="Times New Roman" w:cs="Times New Roman"/>
          <w:sz w:val="28"/>
          <w:szCs w:val="28"/>
        </w:rPr>
        <w:t>checkout, payment and order tracking.</w:t>
      </w:r>
    </w:p>
    <w:p w14:paraId="41615567" w14:textId="5B3C8C4E" w:rsidR="0064692B" w:rsidRDefault="0064692B" w:rsidP="000943D0">
      <w:pPr>
        <w:pStyle w:val="ListParagraph"/>
        <w:numPr>
          <w:ilvl w:val="0"/>
          <w:numId w:val="79"/>
        </w:numPr>
        <w:spacing w:line="300" w:lineRule="auto"/>
        <w:rPr>
          <w:rFonts w:ascii="Times New Roman" w:hAnsi="Times New Roman" w:cs="Times New Roman"/>
          <w:sz w:val="28"/>
          <w:szCs w:val="28"/>
        </w:rPr>
      </w:pPr>
      <w:r>
        <w:rPr>
          <w:rFonts w:ascii="Times New Roman" w:hAnsi="Times New Roman" w:cs="Times New Roman"/>
          <w:b/>
          <w:bCs/>
          <w:sz w:val="28"/>
          <w:szCs w:val="28"/>
        </w:rPr>
        <w:t xml:space="preserve">Back-office operations: </w:t>
      </w:r>
      <w:r>
        <w:rPr>
          <w:rFonts w:ascii="Times New Roman" w:hAnsi="Times New Roman" w:cs="Times New Roman"/>
          <w:sz w:val="28"/>
          <w:szCs w:val="28"/>
        </w:rPr>
        <w:t>product catalogue management, sales reporting and order fulfillment.</w:t>
      </w:r>
    </w:p>
    <w:p w14:paraId="63EC20A9" w14:textId="1E2C38BB" w:rsidR="0064692B" w:rsidRDefault="005D1CFB" w:rsidP="000943D0">
      <w:pPr>
        <w:pStyle w:val="ListParagraph"/>
        <w:numPr>
          <w:ilvl w:val="0"/>
          <w:numId w:val="79"/>
        </w:numPr>
        <w:spacing w:line="300" w:lineRule="auto"/>
        <w:rPr>
          <w:rFonts w:ascii="Times New Roman" w:hAnsi="Times New Roman" w:cs="Times New Roman"/>
          <w:sz w:val="28"/>
          <w:szCs w:val="28"/>
        </w:rPr>
      </w:pPr>
      <w:r>
        <w:rPr>
          <w:rFonts w:ascii="Times New Roman" w:hAnsi="Times New Roman" w:cs="Times New Roman"/>
          <w:b/>
          <w:bCs/>
          <w:sz w:val="28"/>
          <w:szCs w:val="28"/>
        </w:rPr>
        <w:t xml:space="preserve">Financial documents: </w:t>
      </w:r>
      <w:r>
        <w:rPr>
          <w:rFonts w:ascii="Times New Roman" w:hAnsi="Times New Roman" w:cs="Times New Roman"/>
          <w:sz w:val="28"/>
          <w:szCs w:val="28"/>
        </w:rPr>
        <w:t xml:space="preserve">automatic generation of invoices </w:t>
      </w:r>
      <w:r w:rsidR="00B8183D">
        <w:rPr>
          <w:rFonts w:ascii="Times New Roman" w:hAnsi="Times New Roman" w:cs="Times New Roman"/>
          <w:sz w:val="28"/>
          <w:szCs w:val="28"/>
        </w:rPr>
        <w:t>and receipts</w:t>
      </w:r>
      <w:r w:rsidR="00D92A89">
        <w:rPr>
          <w:rFonts w:ascii="Times New Roman" w:hAnsi="Times New Roman" w:cs="Times New Roman"/>
          <w:sz w:val="28"/>
          <w:szCs w:val="28"/>
        </w:rPr>
        <w:t xml:space="preserve"> connected along with customers’ transaction.</w:t>
      </w:r>
    </w:p>
    <w:p w14:paraId="242B46C6" w14:textId="541D7ED1" w:rsidR="00D92A89" w:rsidRDefault="00ED6730" w:rsidP="000943D0">
      <w:pPr>
        <w:pStyle w:val="ListParagraph"/>
        <w:numPr>
          <w:ilvl w:val="0"/>
          <w:numId w:val="79"/>
        </w:numPr>
        <w:spacing w:line="300" w:lineRule="auto"/>
        <w:rPr>
          <w:rFonts w:ascii="Times New Roman" w:hAnsi="Times New Roman" w:cs="Times New Roman"/>
          <w:sz w:val="28"/>
          <w:szCs w:val="28"/>
        </w:rPr>
      </w:pPr>
      <w:r>
        <w:rPr>
          <w:rFonts w:ascii="Times New Roman" w:hAnsi="Times New Roman" w:cs="Times New Roman"/>
          <w:b/>
          <w:bCs/>
          <w:sz w:val="28"/>
          <w:szCs w:val="28"/>
        </w:rPr>
        <w:t xml:space="preserve">Delivery coordination: </w:t>
      </w:r>
      <w:r>
        <w:rPr>
          <w:rFonts w:ascii="Times New Roman" w:hAnsi="Times New Roman" w:cs="Times New Roman"/>
          <w:sz w:val="28"/>
          <w:szCs w:val="28"/>
        </w:rPr>
        <w:t>support packaging and shipment tracking</w:t>
      </w:r>
      <w:r w:rsidR="008754EC">
        <w:rPr>
          <w:rFonts w:ascii="Times New Roman" w:hAnsi="Times New Roman" w:cs="Times New Roman"/>
          <w:sz w:val="28"/>
          <w:szCs w:val="28"/>
        </w:rPr>
        <w:t>.</w:t>
      </w:r>
    </w:p>
    <w:p w14:paraId="062EF6E5" w14:textId="3270F967" w:rsidR="00352FD4" w:rsidRPr="00082EFD" w:rsidRDefault="001E16CE" w:rsidP="000943D0">
      <w:pPr>
        <w:pStyle w:val="ListParagraph"/>
        <w:numPr>
          <w:ilvl w:val="0"/>
          <w:numId w:val="79"/>
        </w:numPr>
        <w:spacing w:line="300" w:lineRule="auto"/>
        <w:rPr>
          <w:rFonts w:ascii="Times New Roman" w:hAnsi="Times New Roman" w:cs="Times New Roman"/>
          <w:sz w:val="28"/>
          <w:szCs w:val="28"/>
        </w:rPr>
      </w:pPr>
      <w:r>
        <w:rPr>
          <w:rFonts w:ascii="Times New Roman" w:hAnsi="Times New Roman" w:cs="Times New Roman"/>
          <w:b/>
          <w:bCs/>
          <w:sz w:val="28"/>
          <w:szCs w:val="28"/>
        </w:rPr>
        <w:t>Inside</w:t>
      </w:r>
      <w:r w:rsidR="008A061F">
        <w:rPr>
          <w:rFonts w:ascii="Times New Roman" w:hAnsi="Times New Roman" w:cs="Times New Roman"/>
          <w:b/>
          <w:bCs/>
          <w:sz w:val="28"/>
          <w:szCs w:val="28"/>
        </w:rPr>
        <w:t xml:space="preserve"> system boundary</w:t>
      </w:r>
      <w:r w:rsidR="00082EFD">
        <w:rPr>
          <w:rFonts w:ascii="Times New Roman" w:hAnsi="Times New Roman" w:cs="Times New Roman"/>
          <w:b/>
          <w:bCs/>
          <w:sz w:val="28"/>
          <w:szCs w:val="28"/>
        </w:rPr>
        <w:t>:</w:t>
      </w:r>
    </w:p>
    <w:p w14:paraId="6C82EC46" w14:textId="4D18D271" w:rsidR="00082EFD" w:rsidRDefault="00041171" w:rsidP="000943D0">
      <w:pPr>
        <w:pStyle w:val="ListParagraph"/>
        <w:numPr>
          <w:ilvl w:val="1"/>
          <w:numId w:val="79"/>
        </w:numPr>
        <w:spacing w:line="300" w:lineRule="auto"/>
        <w:rPr>
          <w:rFonts w:ascii="Times New Roman" w:hAnsi="Times New Roman" w:cs="Times New Roman"/>
          <w:sz w:val="28"/>
          <w:szCs w:val="28"/>
        </w:rPr>
      </w:pPr>
      <w:r>
        <w:rPr>
          <w:rFonts w:ascii="Times New Roman" w:hAnsi="Times New Roman" w:cs="Times New Roman"/>
          <w:sz w:val="28"/>
          <w:szCs w:val="28"/>
        </w:rPr>
        <w:t xml:space="preserve">Web-based </w:t>
      </w:r>
      <w:r w:rsidR="001A75BF">
        <w:rPr>
          <w:rFonts w:ascii="Times New Roman" w:hAnsi="Times New Roman" w:cs="Times New Roman"/>
          <w:sz w:val="28"/>
          <w:szCs w:val="28"/>
        </w:rPr>
        <w:t>storefront accessible</w:t>
      </w:r>
      <w:r w:rsidR="005F7F51">
        <w:rPr>
          <w:rFonts w:ascii="Times New Roman" w:hAnsi="Times New Roman" w:cs="Times New Roman"/>
          <w:sz w:val="28"/>
          <w:szCs w:val="28"/>
        </w:rPr>
        <w:t xml:space="preserve"> on all desktop, tablet and phones.</w:t>
      </w:r>
    </w:p>
    <w:p w14:paraId="699C4D7B" w14:textId="2BB771DE" w:rsidR="005F7F51" w:rsidRDefault="005F7F51" w:rsidP="000943D0">
      <w:pPr>
        <w:pStyle w:val="ListParagraph"/>
        <w:numPr>
          <w:ilvl w:val="1"/>
          <w:numId w:val="79"/>
        </w:numPr>
        <w:spacing w:line="300" w:lineRule="auto"/>
        <w:rPr>
          <w:rFonts w:ascii="Times New Roman" w:hAnsi="Times New Roman" w:cs="Times New Roman"/>
          <w:sz w:val="28"/>
          <w:szCs w:val="28"/>
        </w:rPr>
      </w:pPr>
      <w:r>
        <w:rPr>
          <w:rFonts w:ascii="Times New Roman" w:hAnsi="Times New Roman" w:cs="Times New Roman"/>
          <w:sz w:val="28"/>
          <w:szCs w:val="28"/>
        </w:rPr>
        <w:lastRenderedPageBreak/>
        <w:t xml:space="preserve">Staff/owners </w:t>
      </w:r>
      <w:r w:rsidR="0006280D">
        <w:rPr>
          <w:rFonts w:ascii="Times New Roman" w:hAnsi="Times New Roman" w:cs="Times New Roman"/>
          <w:sz w:val="28"/>
          <w:szCs w:val="28"/>
        </w:rPr>
        <w:t xml:space="preserve">secured portal </w:t>
      </w:r>
      <w:r w:rsidR="00C348D2">
        <w:rPr>
          <w:rFonts w:ascii="Times New Roman" w:hAnsi="Times New Roman" w:cs="Times New Roman"/>
          <w:sz w:val="28"/>
          <w:szCs w:val="28"/>
        </w:rPr>
        <w:t xml:space="preserve">with catalogue management, </w:t>
      </w:r>
      <w:r w:rsidR="00916714">
        <w:rPr>
          <w:rFonts w:ascii="Times New Roman" w:hAnsi="Times New Roman" w:cs="Times New Roman"/>
          <w:sz w:val="28"/>
          <w:szCs w:val="28"/>
        </w:rPr>
        <w:t>data analysis</w:t>
      </w:r>
      <w:r w:rsidR="00C348D2">
        <w:rPr>
          <w:rFonts w:ascii="Times New Roman" w:hAnsi="Times New Roman" w:cs="Times New Roman"/>
          <w:sz w:val="28"/>
          <w:szCs w:val="28"/>
        </w:rPr>
        <w:t xml:space="preserve"> and order processing.</w:t>
      </w:r>
    </w:p>
    <w:p w14:paraId="5F38B0A7" w14:textId="46F45420" w:rsidR="00916714" w:rsidRDefault="00DD057A" w:rsidP="000943D0">
      <w:pPr>
        <w:pStyle w:val="ListParagraph"/>
        <w:numPr>
          <w:ilvl w:val="1"/>
          <w:numId w:val="79"/>
        </w:numPr>
        <w:spacing w:line="300" w:lineRule="auto"/>
        <w:rPr>
          <w:rFonts w:ascii="Times New Roman" w:hAnsi="Times New Roman" w:cs="Times New Roman"/>
          <w:sz w:val="28"/>
          <w:szCs w:val="28"/>
        </w:rPr>
      </w:pPr>
      <w:r>
        <w:rPr>
          <w:rFonts w:ascii="Times New Roman" w:hAnsi="Times New Roman" w:cs="Times New Roman"/>
          <w:sz w:val="28"/>
          <w:szCs w:val="28"/>
        </w:rPr>
        <w:t>Database storing customer, staff, product and order information.</w:t>
      </w:r>
    </w:p>
    <w:p w14:paraId="1174614B" w14:textId="679B22E3" w:rsidR="00B22B46" w:rsidRPr="004A6B7A" w:rsidRDefault="004550C9" w:rsidP="000943D0">
      <w:pPr>
        <w:pStyle w:val="ListParagraph"/>
        <w:numPr>
          <w:ilvl w:val="0"/>
          <w:numId w:val="79"/>
        </w:numPr>
        <w:spacing w:line="300" w:lineRule="auto"/>
        <w:rPr>
          <w:rFonts w:ascii="Times New Roman" w:hAnsi="Times New Roman" w:cs="Times New Roman"/>
          <w:sz w:val="28"/>
          <w:szCs w:val="28"/>
        </w:rPr>
      </w:pPr>
      <w:r>
        <w:rPr>
          <w:rFonts w:ascii="Times New Roman" w:hAnsi="Times New Roman" w:cs="Times New Roman"/>
          <w:b/>
          <w:bCs/>
          <w:sz w:val="28"/>
          <w:szCs w:val="28"/>
        </w:rPr>
        <w:t>Outside</w:t>
      </w:r>
      <w:r w:rsidR="004A6B7A">
        <w:rPr>
          <w:rFonts w:ascii="Times New Roman" w:hAnsi="Times New Roman" w:cs="Times New Roman"/>
          <w:b/>
          <w:bCs/>
          <w:sz w:val="28"/>
          <w:szCs w:val="28"/>
        </w:rPr>
        <w:t xml:space="preserve"> system boundary:</w:t>
      </w:r>
    </w:p>
    <w:p w14:paraId="32BAEED0" w14:textId="6F5FF38A" w:rsidR="004A6B7A" w:rsidRDefault="004A6B7A" w:rsidP="000943D0">
      <w:pPr>
        <w:pStyle w:val="ListParagraph"/>
        <w:numPr>
          <w:ilvl w:val="1"/>
          <w:numId w:val="79"/>
        </w:numPr>
        <w:spacing w:line="300" w:lineRule="auto"/>
        <w:rPr>
          <w:rFonts w:ascii="Times New Roman" w:hAnsi="Times New Roman" w:cs="Times New Roman"/>
          <w:sz w:val="28"/>
          <w:szCs w:val="28"/>
        </w:rPr>
      </w:pPr>
      <w:r>
        <w:rPr>
          <w:rFonts w:ascii="Times New Roman" w:hAnsi="Times New Roman" w:cs="Times New Roman"/>
          <w:sz w:val="28"/>
          <w:szCs w:val="28"/>
        </w:rPr>
        <w:t xml:space="preserve">Third-party payment </w:t>
      </w:r>
      <w:r w:rsidR="00D3694A">
        <w:rPr>
          <w:rFonts w:ascii="Times New Roman" w:hAnsi="Times New Roman" w:cs="Times New Roman"/>
          <w:sz w:val="28"/>
          <w:szCs w:val="28"/>
        </w:rPr>
        <w:t xml:space="preserve">methods, </w:t>
      </w:r>
      <w:r>
        <w:rPr>
          <w:rFonts w:ascii="Times New Roman" w:hAnsi="Times New Roman" w:cs="Times New Roman"/>
          <w:sz w:val="28"/>
          <w:szCs w:val="28"/>
        </w:rPr>
        <w:t>gateway</w:t>
      </w:r>
      <w:r w:rsidR="00D3694A">
        <w:rPr>
          <w:rFonts w:ascii="Times New Roman" w:hAnsi="Times New Roman" w:cs="Times New Roman"/>
          <w:sz w:val="28"/>
          <w:szCs w:val="28"/>
        </w:rPr>
        <w:t>s.</w:t>
      </w:r>
    </w:p>
    <w:p w14:paraId="0785A86E" w14:textId="72ACD901" w:rsidR="00D3694A" w:rsidRDefault="00F0694E" w:rsidP="000943D0">
      <w:pPr>
        <w:pStyle w:val="ListParagraph"/>
        <w:numPr>
          <w:ilvl w:val="1"/>
          <w:numId w:val="79"/>
        </w:numPr>
        <w:spacing w:line="300" w:lineRule="auto"/>
        <w:rPr>
          <w:rFonts w:ascii="Times New Roman" w:hAnsi="Times New Roman" w:cs="Times New Roman"/>
          <w:sz w:val="28"/>
          <w:szCs w:val="28"/>
        </w:rPr>
      </w:pPr>
      <w:r>
        <w:rPr>
          <w:rFonts w:ascii="Times New Roman" w:hAnsi="Times New Roman" w:cs="Times New Roman"/>
          <w:sz w:val="28"/>
          <w:szCs w:val="28"/>
        </w:rPr>
        <w:t>External postal/couriers services.</w:t>
      </w:r>
    </w:p>
    <w:p w14:paraId="6D8491EC" w14:textId="723A32B1" w:rsidR="00F0694E" w:rsidRDefault="00F0694E" w:rsidP="000943D0">
      <w:pPr>
        <w:pStyle w:val="ListParagraph"/>
        <w:numPr>
          <w:ilvl w:val="1"/>
          <w:numId w:val="79"/>
        </w:numPr>
        <w:spacing w:line="300" w:lineRule="auto"/>
        <w:rPr>
          <w:rFonts w:ascii="Times New Roman" w:hAnsi="Times New Roman" w:cs="Times New Roman"/>
          <w:sz w:val="28"/>
          <w:szCs w:val="28"/>
        </w:rPr>
      </w:pPr>
      <w:r>
        <w:rPr>
          <w:rFonts w:ascii="Times New Roman" w:hAnsi="Times New Roman" w:cs="Times New Roman"/>
          <w:sz w:val="28"/>
          <w:szCs w:val="28"/>
        </w:rPr>
        <w:t xml:space="preserve">Marketing, discounts and </w:t>
      </w:r>
      <w:r w:rsidR="008B37A9">
        <w:rPr>
          <w:rFonts w:ascii="Times New Roman" w:hAnsi="Times New Roman" w:cs="Times New Roman"/>
          <w:sz w:val="28"/>
          <w:szCs w:val="28"/>
        </w:rPr>
        <w:t xml:space="preserve">small </w:t>
      </w:r>
      <w:r>
        <w:rPr>
          <w:rFonts w:ascii="Times New Roman" w:hAnsi="Times New Roman" w:cs="Times New Roman"/>
          <w:sz w:val="28"/>
          <w:szCs w:val="28"/>
        </w:rPr>
        <w:t>l</w:t>
      </w:r>
      <w:r w:rsidR="00AC0E87">
        <w:rPr>
          <w:rFonts w:ascii="Times New Roman" w:hAnsi="Times New Roman" w:cs="Times New Roman"/>
          <w:sz w:val="28"/>
          <w:szCs w:val="28"/>
        </w:rPr>
        <w:t xml:space="preserve">oyalty </w:t>
      </w:r>
      <w:r w:rsidR="008B37A9">
        <w:rPr>
          <w:rFonts w:ascii="Times New Roman" w:hAnsi="Times New Roman" w:cs="Times New Roman"/>
          <w:sz w:val="28"/>
          <w:szCs w:val="28"/>
        </w:rPr>
        <w:t>features</w:t>
      </w:r>
      <w:r w:rsidR="008F3D2D">
        <w:rPr>
          <w:rFonts w:ascii="Times New Roman" w:hAnsi="Times New Roman" w:cs="Times New Roman"/>
          <w:sz w:val="28"/>
          <w:szCs w:val="28"/>
        </w:rPr>
        <w:t>.</w:t>
      </w:r>
    </w:p>
    <w:p w14:paraId="6AFE2922" w14:textId="7ECC8819" w:rsidR="008F3D2D" w:rsidRDefault="008F3D2D" w:rsidP="008F3D2D">
      <w:pPr>
        <w:spacing w:line="300" w:lineRule="auto"/>
        <w:rPr>
          <w:rFonts w:ascii="Times New Roman" w:hAnsi="Times New Roman" w:cs="Times New Roman"/>
          <w:b/>
          <w:bCs/>
          <w:sz w:val="28"/>
          <w:szCs w:val="28"/>
          <w:u w:val="single"/>
        </w:rPr>
      </w:pPr>
      <w:r w:rsidRPr="008F3D2D">
        <w:rPr>
          <w:rFonts w:ascii="Times New Roman" w:hAnsi="Times New Roman" w:cs="Times New Roman"/>
          <w:b/>
          <w:bCs/>
          <w:sz w:val="28"/>
          <w:szCs w:val="28"/>
          <w:u w:val="single"/>
        </w:rPr>
        <w:t>Out of project’s scope</w:t>
      </w:r>
    </w:p>
    <w:p w14:paraId="5B7E4221" w14:textId="22D9BAA9" w:rsidR="008F3D2D" w:rsidRDefault="008F3D2D" w:rsidP="000943D0">
      <w:pPr>
        <w:pStyle w:val="ListParagraph"/>
        <w:numPr>
          <w:ilvl w:val="0"/>
          <w:numId w:val="80"/>
        </w:numPr>
        <w:spacing w:line="300" w:lineRule="auto"/>
        <w:rPr>
          <w:rFonts w:ascii="Times New Roman" w:hAnsi="Times New Roman" w:cs="Times New Roman"/>
          <w:sz w:val="28"/>
          <w:szCs w:val="28"/>
        </w:rPr>
      </w:pPr>
      <w:r>
        <w:rPr>
          <w:rFonts w:ascii="Times New Roman" w:hAnsi="Times New Roman" w:cs="Times New Roman"/>
          <w:sz w:val="28"/>
          <w:szCs w:val="28"/>
        </w:rPr>
        <w:t>Bulk purchases, wholesale and business accounts.</w:t>
      </w:r>
    </w:p>
    <w:p w14:paraId="00693AB1" w14:textId="506D2109" w:rsidR="008F3D2D" w:rsidRDefault="008F3D2D" w:rsidP="000943D0">
      <w:pPr>
        <w:pStyle w:val="ListParagraph"/>
        <w:numPr>
          <w:ilvl w:val="0"/>
          <w:numId w:val="80"/>
        </w:numPr>
        <w:spacing w:line="300" w:lineRule="auto"/>
        <w:rPr>
          <w:rFonts w:ascii="Times New Roman" w:hAnsi="Times New Roman" w:cs="Times New Roman"/>
          <w:sz w:val="28"/>
          <w:szCs w:val="28"/>
        </w:rPr>
      </w:pPr>
      <w:r>
        <w:rPr>
          <w:rFonts w:ascii="Times New Roman" w:hAnsi="Times New Roman" w:cs="Times New Roman"/>
          <w:sz w:val="28"/>
          <w:szCs w:val="28"/>
        </w:rPr>
        <w:t>Mobile application development.</w:t>
      </w:r>
    </w:p>
    <w:p w14:paraId="6477EA12" w14:textId="5C323FB7" w:rsidR="008F3D2D" w:rsidRDefault="00375044" w:rsidP="000943D0">
      <w:pPr>
        <w:pStyle w:val="ListParagraph"/>
        <w:numPr>
          <w:ilvl w:val="0"/>
          <w:numId w:val="80"/>
        </w:numPr>
        <w:spacing w:line="300" w:lineRule="auto"/>
        <w:rPr>
          <w:rFonts w:ascii="Times New Roman" w:hAnsi="Times New Roman" w:cs="Times New Roman"/>
          <w:sz w:val="28"/>
          <w:szCs w:val="28"/>
        </w:rPr>
      </w:pPr>
      <w:r>
        <w:rPr>
          <w:rFonts w:ascii="Times New Roman" w:hAnsi="Times New Roman" w:cs="Times New Roman"/>
          <w:sz w:val="28"/>
          <w:szCs w:val="28"/>
        </w:rPr>
        <w:t xml:space="preserve">Social media integrations </w:t>
      </w:r>
      <w:r w:rsidR="00A4762E">
        <w:rPr>
          <w:rFonts w:ascii="Times New Roman" w:hAnsi="Times New Roman" w:cs="Times New Roman"/>
          <w:sz w:val="28"/>
          <w:szCs w:val="28"/>
        </w:rPr>
        <w:t>beyond optional product sharing links.</w:t>
      </w:r>
    </w:p>
    <w:p w14:paraId="29B5484A" w14:textId="2CC21BD0" w:rsidR="005A400B" w:rsidRPr="00B7469C" w:rsidRDefault="008C33FF" w:rsidP="000943D0">
      <w:pPr>
        <w:pStyle w:val="ListParagraph"/>
        <w:numPr>
          <w:ilvl w:val="0"/>
          <w:numId w:val="80"/>
        </w:numPr>
        <w:spacing w:line="300" w:lineRule="auto"/>
        <w:rPr>
          <w:rFonts w:ascii="Times New Roman" w:hAnsi="Times New Roman" w:cs="Times New Roman"/>
          <w:sz w:val="28"/>
          <w:szCs w:val="28"/>
        </w:rPr>
      </w:pPr>
      <w:r>
        <w:rPr>
          <w:rFonts w:ascii="Times New Roman" w:hAnsi="Times New Roman" w:cs="Times New Roman"/>
          <w:sz w:val="28"/>
          <w:szCs w:val="28"/>
        </w:rPr>
        <w:t xml:space="preserve">Too advanced data analytics, </w:t>
      </w:r>
      <w:r w:rsidR="00B7469C">
        <w:rPr>
          <w:rFonts w:ascii="Times New Roman" w:hAnsi="Times New Roman" w:cs="Times New Roman"/>
          <w:sz w:val="28"/>
          <w:szCs w:val="28"/>
        </w:rPr>
        <w:t>an entire loyalty program.</w:t>
      </w:r>
    </w:p>
    <w:p w14:paraId="7AFBF0A9" w14:textId="77777777" w:rsidR="00BF0E32" w:rsidRDefault="00BF0E32">
      <w:pPr>
        <w:rPr>
          <w:rFonts w:ascii="Times New Roman" w:eastAsiaTheme="majorEastAsia" w:hAnsi="Times New Roman" w:cs="Times New Roman"/>
          <w:sz w:val="48"/>
          <w:szCs w:val="48"/>
          <w:lang w:val="vi-VN"/>
        </w:rPr>
      </w:pPr>
      <w:r>
        <w:rPr>
          <w:rFonts w:ascii="Times New Roman" w:hAnsi="Times New Roman" w:cs="Times New Roman"/>
          <w:sz w:val="48"/>
          <w:szCs w:val="48"/>
          <w:lang w:val="vi-VN"/>
        </w:rPr>
        <w:br w:type="page"/>
      </w:r>
    </w:p>
    <w:p w14:paraId="71FE7E8A" w14:textId="6F6B1B1C" w:rsidR="001261A3" w:rsidRPr="001261A3" w:rsidRDefault="001261A3" w:rsidP="00871B8F">
      <w:pPr>
        <w:pStyle w:val="Heading1"/>
        <w:numPr>
          <w:ilvl w:val="0"/>
          <w:numId w:val="1"/>
        </w:numPr>
        <w:spacing w:line="360" w:lineRule="auto"/>
        <w:rPr>
          <w:rFonts w:ascii="Times New Roman" w:hAnsi="Times New Roman" w:cs="Times New Roman"/>
          <w:color w:val="auto"/>
          <w:sz w:val="48"/>
          <w:szCs w:val="48"/>
          <w:lang w:val="vi-VN"/>
        </w:rPr>
      </w:pPr>
      <w:bookmarkStart w:id="6" w:name="_Toc208537289"/>
      <w:r w:rsidRPr="001261A3">
        <w:rPr>
          <w:rFonts w:ascii="Times New Roman" w:hAnsi="Times New Roman" w:cs="Times New Roman"/>
          <w:color w:val="auto"/>
          <w:sz w:val="48"/>
          <w:szCs w:val="48"/>
          <w:lang w:val="vi-VN"/>
        </w:rPr>
        <w:lastRenderedPageBreak/>
        <w:t>Problem Domain</w:t>
      </w:r>
      <w:bookmarkEnd w:id="6"/>
    </w:p>
    <w:p w14:paraId="3B45F5F2" w14:textId="66B3588B" w:rsidR="00A840CD" w:rsidRPr="000F121B" w:rsidRDefault="0024312B" w:rsidP="000943D0">
      <w:pPr>
        <w:pStyle w:val="Heading2"/>
        <w:numPr>
          <w:ilvl w:val="0"/>
          <w:numId w:val="3"/>
        </w:numPr>
        <w:spacing w:line="360" w:lineRule="auto"/>
        <w:rPr>
          <w:rFonts w:ascii="Times New Roman" w:hAnsi="Times New Roman" w:cs="Times New Roman"/>
          <w:b/>
          <w:color w:val="auto"/>
          <w:sz w:val="36"/>
          <w:szCs w:val="36"/>
        </w:rPr>
      </w:pPr>
      <w:bookmarkStart w:id="7" w:name="_Toc208537290"/>
      <w:r w:rsidRPr="000F121B">
        <w:rPr>
          <w:rFonts w:ascii="Times New Roman" w:hAnsi="Times New Roman" w:cs="Times New Roman"/>
          <w:b/>
          <w:color w:val="auto"/>
          <w:sz w:val="36"/>
          <w:szCs w:val="36"/>
        </w:rPr>
        <w:t>Pain points</w:t>
      </w:r>
      <w:bookmarkEnd w:id="7"/>
    </w:p>
    <w:p w14:paraId="6A0731DC" w14:textId="77777777" w:rsidR="0020394F" w:rsidRPr="00A5384D" w:rsidRDefault="0020394F" w:rsidP="00A5384D">
      <w:pPr>
        <w:spacing w:line="300" w:lineRule="auto"/>
        <w:jc w:val="both"/>
        <w:rPr>
          <w:rFonts w:ascii="Times New Roman" w:hAnsi="Times New Roman" w:cs="Times New Roman"/>
          <w:sz w:val="28"/>
          <w:szCs w:val="28"/>
        </w:rPr>
      </w:pPr>
      <w:r w:rsidRPr="00A5384D">
        <w:rPr>
          <w:rFonts w:ascii="Times New Roman" w:hAnsi="Times New Roman" w:cs="Times New Roman"/>
          <w:b/>
          <w:bCs/>
          <w:sz w:val="28"/>
          <w:szCs w:val="28"/>
          <w:u w:val="single"/>
        </w:rPr>
        <w:t>Inventory Accuracy:</w:t>
      </w:r>
      <w:r w:rsidRPr="00A5384D">
        <w:rPr>
          <w:rFonts w:ascii="Times New Roman" w:hAnsi="Times New Roman" w:cs="Times New Roman"/>
          <w:sz w:val="28"/>
          <w:szCs w:val="28"/>
        </w:rPr>
        <w:t xml:space="preserve"> Risk of oversale when stock cannot be updated in real-time, hence leads to cancellations, refunds, and overloaded pending orders.</w:t>
      </w:r>
    </w:p>
    <w:p w14:paraId="3110B0D2" w14:textId="77777777" w:rsidR="0020394F" w:rsidRPr="00A5384D" w:rsidRDefault="0020394F" w:rsidP="00A5384D">
      <w:pPr>
        <w:spacing w:line="300" w:lineRule="auto"/>
        <w:jc w:val="both"/>
        <w:rPr>
          <w:rFonts w:ascii="Times New Roman" w:hAnsi="Times New Roman" w:cs="Times New Roman"/>
          <w:sz w:val="28"/>
          <w:szCs w:val="28"/>
        </w:rPr>
      </w:pPr>
      <w:r w:rsidRPr="00A5384D">
        <w:rPr>
          <w:rFonts w:ascii="Times New Roman" w:hAnsi="Times New Roman" w:cs="Times New Roman"/>
          <w:b/>
          <w:bCs/>
          <w:sz w:val="28"/>
          <w:szCs w:val="28"/>
          <w:u w:val="single"/>
        </w:rPr>
        <w:t>Checkout drop - off and session loss:</w:t>
      </w:r>
      <w:r w:rsidRPr="00A5384D">
        <w:rPr>
          <w:rFonts w:ascii="Times New Roman" w:hAnsi="Times New Roman" w:cs="Times New Roman"/>
          <w:sz w:val="28"/>
          <w:szCs w:val="28"/>
        </w:rPr>
        <w:t xml:space="preserve"> Long or fragile flows (timeouts, lost cart) cause abandonment.</w:t>
      </w:r>
    </w:p>
    <w:p w14:paraId="685C3158" w14:textId="77777777" w:rsidR="0020394F" w:rsidRPr="00A5384D" w:rsidRDefault="0020394F" w:rsidP="00A5384D">
      <w:pPr>
        <w:spacing w:line="300" w:lineRule="auto"/>
        <w:jc w:val="both"/>
        <w:rPr>
          <w:rFonts w:ascii="Times New Roman" w:hAnsi="Times New Roman" w:cs="Times New Roman"/>
          <w:sz w:val="28"/>
          <w:szCs w:val="28"/>
        </w:rPr>
      </w:pPr>
      <w:r w:rsidRPr="00A5384D">
        <w:rPr>
          <w:rFonts w:ascii="Times New Roman" w:hAnsi="Times New Roman" w:cs="Times New Roman"/>
          <w:b/>
          <w:bCs/>
          <w:sz w:val="28"/>
          <w:szCs w:val="28"/>
          <w:u w:val="single"/>
        </w:rPr>
        <w:t>Price inconsistencies:</w:t>
      </w:r>
      <w:r w:rsidRPr="00A5384D">
        <w:rPr>
          <w:rFonts w:ascii="Times New Roman" w:hAnsi="Times New Roman" w:cs="Times New Roman"/>
          <w:sz w:val="28"/>
          <w:szCs w:val="28"/>
        </w:rPr>
        <w:t xml:space="preserve"> Cart total and invoice total can be different due to tax applies, rate changes, or special-address surcharges from shipment.</w:t>
      </w:r>
    </w:p>
    <w:p w14:paraId="33DDDAA1" w14:textId="77777777" w:rsidR="0020394F" w:rsidRPr="00A5384D" w:rsidRDefault="0020394F" w:rsidP="00A5384D">
      <w:pPr>
        <w:spacing w:line="300" w:lineRule="auto"/>
        <w:jc w:val="both"/>
        <w:rPr>
          <w:rFonts w:ascii="Times New Roman" w:hAnsi="Times New Roman" w:cs="Times New Roman"/>
          <w:sz w:val="28"/>
          <w:szCs w:val="28"/>
        </w:rPr>
      </w:pPr>
      <w:r w:rsidRPr="00A5384D">
        <w:rPr>
          <w:rFonts w:ascii="Times New Roman" w:hAnsi="Times New Roman" w:cs="Times New Roman"/>
          <w:b/>
          <w:bCs/>
          <w:sz w:val="28"/>
          <w:szCs w:val="28"/>
          <w:u w:val="single"/>
        </w:rPr>
        <w:t>Packaging and shipment errors:</w:t>
      </w:r>
      <w:r w:rsidRPr="00A5384D">
        <w:rPr>
          <w:rFonts w:ascii="Times New Roman" w:hAnsi="Times New Roman" w:cs="Times New Roman"/>
          <w:sz w:val="28"/>
          <w:szCs w:val="28"/>
        </w:rPr>
        <w:t xml:space="preserve"> Mis - picks, split shipments, and address issues create exceptions and extra cost.</w:t>
      </w:r>
    </w:p>
    <w:p w14:paraId="47D801D3" w14:textId="6EBFB1D4" w:rsidR="00871B8F" w:rsidRPr="00B40FF0" w:rsidRDefault="0020394F" w:rsidP="00B40FF0">
      <w:pPr>
        <w:spacing w:line="300" w:lineRule="auto"/>
        <w:jc w:val="both"/>
        <w:rPr>
          <w:rFonts w:ascii="Times New Roman" w:hAnsi="Times New Roman" w:cs="Times New Roman"/>
          <w:sz w:val="28"/>
          <w:szCs w:val="28"/>
        </w:rPr>
      </w:pPr>
      <w:r w:rsidRPr="00A5384D">
        <w:rPr>
          <w:rFonts w:ascii="Times New Roman" w:hAnsi="Times New Roman" w:cs="Times New Roman"/>
          <w:b/>
          <w:bCs/>
          <w:sz w:val="28"/>
          <w:szCs w:val="28"/>
          <w:u w:val="single"/>
        </w:rPr>
        <w:t>Payment confirmation delays:</w:t>
      </w:r>
      <w:r w:rsidRPr="00A5384D">
        <w:rPr>
          <w:rFonts w:ascii="Times New Roman" w:hAnsi="Times New Roman" w:cs="Times New Roman"/>
          <w:sz w:val="28"/>
          <w:szCs w:val="28"/>
        </w:rPr>
        <w:t xml:space="preserve"> Payments lags can create unsuccessful transactions and errors at Invoices and Receipts’ steps. </w:t>
      </w:r>
    </w:p>
    <w:p w14:paraId="2F45327D" w14:textId="0564577A" w:rsidR="00732C76" w:rsidRPr="000F121B" w:rsidRDefault="00E1725D" w:rsidP="000943D0">
      <w:pPr>
        <w:pStyle w:val="Heading2"/>
        <w:numPr>
          <w:ilvl w:val="0"/>
          <w:numId w:val="3"/>
        </w:numPr>
        <w:spacing w:line="360" w:lineRule="auto"/>
        <w:rPr>
          <w:rFonts w:ascii="Times New Roman" w:hAnsi="Times New Roman" w:cs="Times New Roman"/>
          <w:b/>
          <w:color w:val="auto"/>
          <w:sz w:val="36"/>
          <w:szCs w:val="36"/>
        </w:rPr>
      </w:pPr>
      <w:bookmarkStart w:id="8" w:name="_Toc208537291"/>
      <w:r w:rsidRPr="000F121B">
        <w:rPr>
          <w:rFonts w:ascii="Times New Roman" w:hAnsi="Times New Roman" w:cs="Times New Roman"/>
          <w:b/>
          <w:color w:val="auto"/>
          <w:sz w:val="36"/>
          <w:szCs w:val="36"/>
        </w:rPr>
        <w:t>Domain Entities</w:t>
      </w:r>
      <w:bookmarkEnd w:id="8"/>
    </w:p>
    <w:p w14:paraId="3100D182" w14:textId="1F3C6D9F"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Customer</w:t>
      </w:r>
      <w:r w:rsidR="00057FE5">
        <w:rPr>
          <w:rFonts w:ascii="Times New Roman" w:hAnsi="Times New Roman" w:cs="Times New Roman"/>
          <w:b/>
          <w:bCs/>
          <w:sz w:val="28"/>
          <w:szCs w:val="28"/>
        </w:rPr>
        <w:t>:</w:t>
      </w:r>
      <w:r w:rsidR="00057FE5">
        <w:rPr>
          <w:rFonts w:ascii="Times New Roman" w:hAnsi="Times New Roman" w:cs="Times New Roman"/>
          <w:sz w:val="28"/>
          <w:szCs w:val="28"/>
        </w:rPr>
        <w:t xml:space="preserve"> </w:t>
      </w:r>
      <w:r w:rsidRPr="0044577E">
        <w:rPr>
          <w:rFonts w:ascii="Times New Roman" w:hAnsi="Times New Roman" w:cs="Times New Roman"/>
          <w:sz w:val="28"/>
          <w:szCs w:val="28"/>
        </w:rPr>
        <w:t>person who placing orders (guest or registered).</w:t>
      </w:r>
    </w:p>
    <w:p w14:paraId="07723FE5" w14:textId="5918F84A"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Account</w:t>
      </w:r>
      <w:r w:rsidR="00057FE5">
        <w:rPr>
          <w:rFonts w:ascii="Times New Roman" w:hAnsi="Times New Roman" w:cs="Times New Roman"/>
          <w:b/>
          <w:bCs/>
          <w:sz w:val="28"/>
          <w:szCs w:val="28"/>
        </w:rPr>
        <w:t>:</w:t>
      </w:r>
      <w:r w:rsidRPr="0044577E">
        <w:rPr>
          <w:rFonts w:ascii="Times New Roman" w:hAnsi="Times New Roman" w:cs="Times New Roman"/>
          <w:sz w:val="28"/>
          <w:szCs w:val="28"/>
        </w:rPr>
        <w:t xml:space="preserve"> login credentials &amp; preferences (addresses, phone number, email).</w:t>
      </w:r>
    </w:p>
    <w:p w14:paraId="4509FB99" w14:textId="6C5B70CF"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Product</w:t>
      </w:r>
      <w:r w:rsidR="00057FE5">
        <w:rPr>
          <w:rFonts w:ascii="Times New Roman" w:hAnsi="Times New Roman" w:cs="Times New Roman"/>
          <w:b/>
          <w:bCs/>
          <w:sz w:val="28"/>
          <w:szCs w:val="28"/>
        </w:rPr>
        <w:t>:</w:t>
      </w:r>
      <w:r w:rsidRPr="0044577E">
        <w:rPr>
          <w:rFonts w:ascii="Times New Roman" w:hAnsi="Times New Roman" w:cs="Times New Roman"/>
          <w:sz w:val="28"/>
          <w:szCs w:val="28"/>
        </w:rPr>
        <w:t xml:space="preserve"> sellable item with SKU, name, price, tax class.</w:t>
      </w:r>
    </w:p>
    <w:p w14:paraId="2B05FA65" w14:textId="241FF289"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Category</w:t>
      </w:r>
      <w:r w:rsidR="00057FE5">
        <w:rPr>
          <w:rFonts w:ascii="Times New Roman" w:hAnsi="Times New Roman" w:cs="Times New Roman"/>
          <w:b/>
          <w:bCs/>
          <w:sz w:val="28"/>
          <w:szCs w:val="28"/>
        </w:rPr>
        <w:t>:</w:t>
      </w:r>
      <w:r w:rsidRPr="0044577E">
        <w:rPr>
          <w:rFonts w:ascii="Times New Roman" w:hAnsi="Times New Roman" w:cs="Times New Roman"/>
          <w:sz w:val="28"/>
          <w:szCs w:val="28"/>
        </w:rPr>
        <w:t xml:space="preserve"> groups products for browsing.</w:t>
      </w:r>
    </w:p>
    <w:p w14:paraId="1F63B80E" w14:textId="67A67CAA"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proofErr w:type="spellStart"/>
      <w:r w:rsidRPr="0044577E">
        <w:rPr>
          <w:rFonts w:ascii="Times New Roman" w:hAnsi="Times New Roman" w:cs="Times New Roman"/>
          <w:b/>
          <w:bCs/>
          <w:sz w:val="28"/>
          <w:szCs w:val="28"/>
        </w:rPr>
        <w:t>ShoppingCart</w:t>
      </w:r>
      <w:proofErr w:type="spellEnd"/>
      <w:r w:rsidR="00057FE5">
        <w:rPr>
          <w:rFonts w:ascii="Times New Roman" w:hAnsi="Times New Roman" w:cs="Times New Roman"/>
          <w:b/>
          <w:bCs/>
          <w:sz w:val="28"/>
          <w:szCs w:val="28"/>
        </w:rPr>
        <w:t>:</w:t>
      </w:r>
      <w:r w:rsidRPr="0044577E">
        <w:rPr>
          <w:rFonts w:ascii="Times New Roman" w:hAnsi="Times New Roman" w:cs="Times New Roman"/>
          <w:sz w:val="28"/>
          <w:szCs w:val="28"/>
        </w:rPr>
        <w:t xml:space="preserve"> in-progress basket linked to session/account.</w:t>
      </w:r>
    </w:p>
    <w:p w14:paraId="4F98AFE0" w14:textId="7B726255"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proofErr w:type="spellStart"/>
      <w:r w:rsidRPr="0044577E">
        <w:rPr>
          <w:rFonts w:ascii="Times New Roman" w:hAnsi="Times New Roman" w:cs="Times New Roman"/>
          <w:b/>
          <w:bCs/>
          <w:sz w:val="28"/>
          <w:szCs w:val="28"/>
        </w:rPr>
        <w:t>CartItem</w:t>
      </w:r>
      <w:proofErr w:type="spellEnd"/>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product, quantity, selected options.</w:t>
      </w:r>
    </w:p>
    <w:p w14:paraId="2FA00675" w14:textId="0875F835"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Order</w:t>
      </w:r>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confirmed purchase intent (snapshot of items, prices).</w:t>
      </w:r>
    </w:p>
    <w:p w14:paraId="2924876E" w14:textId="208E390B"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Invoice</w:t>
      </w:r>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legal request for payment tied to an order.</w:t>
      </w:r>
    </w:p>
    <w:p w14:paraId="796C4107" w14:textId="479794F9"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Receipt</w:t>
      </w:r>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proof of payment tied to invoice/transaction.</w:t>
      </w:r>
    </w:p>
    <w:p w14:paraId="4907A0FA" w14:textId="1B5D53F9"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Payment</w:t>
      </w:r>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transaction record (amount, method, status).</w:t>
      </w:r>
    </w:p>
    <w:p w14:paraId="44B78531" w14:textId="3D122E2E"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Shipment</w:t>
      </w:r>
      <w:r w:rsidR="00057FE5">
        <w:rPr>
          <w:rFonts w:ascii="Times New Roman" w:hAnsi="Times New Roman" w:cs="Times New Roman"/>
          <w:b/>
          <w:bCs/>
          <w:sz w:val="28"/>
          <w:szCs w:val="28"/>
        </w:rPr>
        <w:t>:</w:t>
      </w:r>
      <w:r w:rsidRPr="0044577E">
        <w:rPr>
          <w:rFonts w:ascii="Times New Roman" w:hAnsi="Times New Roman" w:cs="Times New Roman"/>
          <w:sz w:val="28"/>
          <w:szCs w:val="28"/>
        </w:rPr>
        <w:t xml:space="preserve">  delivery package(s) with carrier, tracking.</w:t>
      </w:r>
    </w:p>
    <w:p w14:paraId="4F7D71A1" w14:textId="4C0D3EAE"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Address</w:t>
      </w:r>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billing and shipping details.</w:t>
      </w:r>
    </w:p>
    <w:p w14:paraId="1A7D1C9C" w14:textId="2A4379F7" w:rsidR="0044577E" w:rsidRPr="0044577E" w:rsidRDefault="0044577E" w:rsidP="000943D0">
      <w:pPr>
        <w:pStyle w:val="ListParagraph"/>
        <w:numPr>
          <w:ilvl w:val="0"/>
          <w:numId w:val="85"/>
        </w:numPr>
        <w:spacing w:line="300" w:lineRule="auto"/>
        <w:jc w:val="both"/>
        <w:rPr>
          <w:rFonts w:ascii="Times New Roman" w:hAnsi="Times New Roman" w:cs="Times New Roman"/>
          <w:sz w:val="28"/>
          <w:szCs w:val="28"/>
        </w:rPr>
      </w:pPr>
      <w:r w:rsidRPr="0044577E">
        <w:rPr>
          <w:rFonts w:ascii="Times New Roman" w:hAnsi="Times New Roman" w:cs="Times New Roman"/>
          <w:b/>
          <w:bCs/>
          <w:sz w:val="28"/>
          <w:szCs w:val="28"/>
        </w:rPr>
        <w:t>Report</w:t>
      </w:r>
      <w:r w:rsidR="0053708D">
        <w:rPr>
          <w:rFonts w:ascii="Times New Roman" w:hAnsi="Times New Roman" w:cs="Times New Roman"/>
          <w:b/>
          <w:bCs/>
          <w:sz w:val="28"/>
          <w:szCs w:val="28"/>
        </w:rPr>
        <w:t>:</w:t>
      </w:r>
      <w:r w:rsidRPr="0044577E">
        <w:rPr>
          <w:rFonts w:ascii="Times New Roman" w:hAnsi="Times New Roman" w:cs="Times New Roman"/>
          <w:sz w:val="28"/>
          <w:szCs w:val="28"/>
        </w:rPr>
        <w:t xml:space="preserve"> sales statistics by day/week/month/YTD. </w:t>
      </w:r>
    </w:p>
    <w:p w14:paraId="341F77F0" w14:textId="77777777" w:rsidR="00871B8F" w:rsidRPr="000F121B" w:rsidRDefault="00871B8F" w:rsidP="00871B8F">
      <w:pPr>
        <w:rPr>
          <w:rFonts w:ascii="Times New Roman" w:hAnsi="Times New Roman" w:cs="Times New Roman"/>
        </w:rPr>
      </w:pPr>
    </w:p>
    <w:p w14:paraId="4A584343" w14:textId="7A952CE4" w:rsidR="00E1725D" w:rsidRPr="000F121B" w:rsidRDefault="00E1725D" w:rsidP="000943D0">
      <w:pPr>
        <w:pStyle w:val="Heading2"/>
        <w:numPr>
          <w:ilvl w:val="0"/>
          <w:numId w:val="3"/>
        </w:numPr>
        <w:spacing w:line="360" w:lineRule="auto"/>
        <w:rPr>
          <w:rFonts w:ascii="Times New Roman" w:hAnsi="Times New Roman" w:cs="Times New Roman"/>
          <w:b/>
          <w:color w:val="auto"/>
          <w:sz w:val="36"/>
          <w:szCs w:val="36"/>
        </w:rPr>
      </w:pPr>
      <w:bookmarkStart w:id="9" w:name="_Toc208537292"/>
      <w:r w:rsidRPr="000F121B">
        <w:rPr>
          <w:rFonts w:ascii="Times New Roman" w:hAnsi="Times New Roman" w:cs="Times New Roman"/>
          <w:b/>
          <w:color w:val="auto"/>
          <w:sz w:val="36"/>
          <w:szCs w:val="36"/>
        </w:rPr>
        <w:t>Actors</w:t>
      </w:r>
      <w:bookmarkEnd w:id="9"/>
    </w:p>
    <w:p w14:paraId="1C35249E"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Customer (Guest/Registered):</w:t>
      </w:r>
      <w:r w:rsidRPr="0053708D">
        <w:rPr>
          <w:rFonts w:ascii="Times New Roman" w:hAnsi="Times New Roman" w:cs="Times New Roman"/>
          <w:sz w:val="28"/>
          <w:szCs w:val="28"/>
        </w:rPr>
        <w:t xml:space="preserve"> Browses, manages cart, places orders. </w:t>
      </w:r>
    </w:p>
    <w:p w14:paraId="3DCA8E0D"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Store Manager:</w:t>
      </w:r>
      <w:r w:rsidRPr="0053708D">
        <w:rPr>
          <w:rFonts w:ascii="Times New Roman" w:hAnsi="Times New Roman" w:cs="Times New Roman"/>
          <w:sz w:val="28"/>
          <w:szCs w:val="28"/>
        </w:rPr>
        <w:t xml:space="preserve"> Curates catalogue, views sales stats, oversees operations. </w:t>
      </w:r>
    </w:p>
    <w:p w14:paraId="1EB85B99"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Warehouse/Packer:</w:t>
      </w:r>
      <w:r w:rsidRPr="0053708D">
        <w:rPr>
          <w:rFonts w:ascii="Times New Roman" w:hAnsi="Times New Roman" w:cs="Times New Roman"/>
          <w:sz w:val="28"/>
          <w:szCs w:val="28"/>
        </w:rPr>
        <w:t xml:space="preserve"> Picks, packs, hands over to carrier.</w:t>
      </w:r>
    </w:p>
    <w:p w14:paraId="219EAC04"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Accountant/Finance:</w:t>
      </w:r>
      <w:r w:rsidRPr="0053708D">
        <w:rPr>
          <w:rFonts w:ascii="Times New Roman" w:hAnsi="Times New Roman" w:cs="Times New Roman"/>
          <w:sz w:val="28"/>
          <w:szCs w:val="28"/>
        </w:rPr>
        <w:t xml:space="preserve"> Reviews invoices, reconciles payments, issues receipts.</w:t>
      </w:r>
    </w:p>
    <w:p w14:paraId="5F39C81A"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Customer Support:</w:t>
      </w:r>
      <w:r w:rsidRPr="0053708D">
        <w:rPr>
          <w:rFonts w:ascii="Times New Roman" w:hAnsi="Times New Roman" w:cs="Times New Roman"/>
          <w:sz w:val="28"/>
          <w:szCs w:val="28"/>
        </w:rPr>
        <w:t xml:space="preserve"> Handles reissues, refunds, address corrections.</w:t>
      </w:r>
    </w:p>
    <w:p w14:paraId="46BE858E"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Delivery Carrier (External):</w:t>
      </w:r>
      <w:r w:rsidRPr="0053708D">
        <w:rPr>
          <w:rFonts w:ascii="Times New Roman" w:hAnsi="Times New Roman" w:cs="Times New Roman"/>
          <w:sz w:val="28"/>
          <w:szCs w:val="28"/>
        </w:rPr>
        <w:t xml:space="preserve"> Ships packages, updates tracking.</w:t>
      </w:r>
    </w:p>
    <w:p w14:paraId="161678F2" w14:textId="77777777" w:rsidR="00057FE5" w:rsidRPr="0053708D" w:rsidRDefault="00057FE5" w:rsidP="000943D0">
      <w:pPr>
        <w:pStyle w:val="ListParagraph"/>
        <w:numPr>
          <w:ilvl w:val="0"/>
          <w:numId w:val="86"/>
        </w:numPr>
        <w:spacing w:line="300" w:lineRule="auto"/>
        <w:jc w:val="both"/>
        <w:rPr>
          <w:rFonts w:ascii="Times New Roman" w:hAnsi="Times New Roman" w:cs="Times New Roman"/>
          <w:sz w:val="28"/>
          <w:szCs w:val="28"/>
        </w:rPr>
      </w:pPr>
      <w:r w:rsidRPr="0053708D">
        <w:rPr>
          <w:rFonts w:ascii="Times New Roman" w:hAnsi="Times New Roman" w:cs="Times New Roman"/>
          <w:b/>
          <w:bCs/>
          <w:sz w:val="28"/>
          <w:szCs w:val="28"/>
        </w:rPr>
        <w:t>Payment Gateway (External):</w:t>
      </w:r>
      <w:r w:rsidRPr="0053708D">
        <w:rPr>
          <w:rFonts w:ascii="Times New Roman" w:hAnsi="Times New Roman" w:cs="Times New Roman"/>
          <w:sz w:val="28"/>
          <w:szCs w:val="28"/>
        </w:rPr>
        <w:t xml:space="preserve"> Authorizes/captures payments.</w:t>
      </w:r>
    </w:p>
    <w:p w14:paraId="2ABB6197" w14:textId="6AB894F0" w:rsidR="00871B8F" w:rsidRPr="0076701A" w:rsidRDefault="00057FE5" w:rsidP="000943D0">
      <w:pPr>
        <w:pStyle w:val="ListParagraph"/>
        <w:numPr>
          <w:ilvl w:val="0"/>
          <w:numId w:val="86"/>
        </w:numPr>
        <w:spacing w:line="300" w:lineRule="auto"/>
        <w:jc w:val="both"/>
        <w:rPr>
          <w:rFonts w:ascii="Times New Roman" w:hAnsi="Times New Roman" w:cs="Times New Roman"/>
          <w:sz w:val="28"/>
          <w:szCs w:val="28"/>
          <w:lang w:val="en-AU"/>
        </w:rPr>
      </w:pPr>
      <w:r w:rsidRPr="0053708D">
        <w:rPr>
          <w:rFonts w:ascii="Times New Roman" w:hAnsi="Times New Roman" w:cs="Times New Roman"/>
          <w:b/>
          <w:bCs/>
          <w:sz w:val="28"/>
          <w:szCs w:val="28"/>
        </w:rPr>
        <w:lastRenderedPageBreak/>
        <w:t>System Administrator:</w:t>
      </w:r>
      <w:r w:rsidRPr="0053708D">
        <w:rPr>
          <w:rFonts w:ascii="Times New Roman" w:hAnsi="Times New Roman" w:cs="Times New Roman"/>
          <w:sz w:val="28"/>
          <w:szCs w:val="28"/>
        </w:rPr>
        <w:t xml:space="preserve"> Manages roles, configuration, and integrations.</w:t>
      </w:r>
    </w:p>
    <w:p w14:paraId="2DB5CC1B" w14:textId="2826B847" w:rsidR="00E1725D" w:rsidRPr="000F121B" w:rsidRDefault="00871B8F" w:rsidP="000943D0">
      <w:pPr>
        <w:pStyle w:val="Heading2"/>
        <w:numPr>
          <w:ilvl w:val="0"/>
          <w:numId w:val="3"/>
        </w:numPr>
        <w:spacing w:line="360" w:lineRule="auto"/>
        <w:rPr>
          <w:rFonts w:ascii="Times New Roman" w:hAnsi="Times New Roman" w:cs="Times New Roman"/>
          <w:b/>
          <w:color w:val="auto"/>
          <w:sz w:val="36"/>
          <w:szCs w:val="36"/>
        </w:rPr>
      </w:pPr>
      <w:bookmarkStart w:id="10" w:name="_Toc208537293"/>
      <w:r w:rsidRPr="000F121B">
        <w:rPr>
          <w:rFonts w:ascii="Times New Roman" w:hAnsi="Times New Roman" w:cs="Times New Roman"/>
          <w:b/>
          <w:color w:val="auto"/>
          <w:sz w:val="36"/>
          <w:szCs w:val="36"/>
        </w:rPr>
        <w:t>List of Tasks</w:t>
      </w:r>
      <w:bookmarkEnd w:id="10"/>
    </w:p>
    <w:p w14:paraId="28443A52"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Create customer accounts</w:t>
      </w:r>
    </w:p>
    <w:p w14:paraId="5C7E1C27"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Browse store catalogue</w:t>
      </w:r>
    </w:p>
    <w:p w14:paraId="6D0ADF21"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Manage shopping cart</w:t>
      </w:r>
    </w:p>
    <w:p w14:paraId="551EE275"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Create invoices</w:t>
      </w:r>
    </w:p>
    <w:p w14:paraId="1CE28AE2"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Create receipts</w:t>
      </w:r>
    </w:p>
    <w:p w14:paraId="39F6B48D"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Handle payments</w:t>
      </w:r>
    </w:p>
    <w:p w14:paraId="487964C2"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Manage goods packaging</w:t>
      </w:r>
    </w:p>
    <w:p w14:paraId="741B30A7" w14:textId="77777777" w:rsidR="0076701A" w:rsidRPr="008F5814" w:rsidRDefault="0076701A" w:rsidP="000943D0">
      <w:pPr>
        <w:pStyle w:val="ListParagraph"/>
        <w:numPr>
          <w:ilvl w:val="0"/>
          <w:numId w:val="87"/>
        </w:numPr>
        <w:spacing w:line="300" w:lineRule="auto"/>
        <w:rPr>
          <w:rFonts w:ascii="Times New Roman" w:hAnsi="Times New Roman" w:cs="Times New Roman"/>
          <w:sz w:val="28"/>
          <w:szCs w:val="28"/>
        </w:rPr>
      </w:pPr>
      <w:r w:rsidRPr="008F5814">
        <w:rPr>
          <w:rFonts w:ascii="Times New Roman" w:hAnsi="Times New Roman" w:cs="Times New Roman"/>
          <w:sz w:val="28"/>
          <w:szCs w:val="28"/>
        </w:rPr>
        <w:t xml:space="preserve">Manage shipment </w:t>
      </w:r>
    </w:p>
    <w:p w14:paraId="78C7142D" w14:textId="77777777" w:rsidR="00871B8F" w:rsidRPr="00871B8F" w:rsidRDefault="00871B8F" w:rsidP="00871B8F">
      <w:pPr>
        <w:rPr>
          <w:rFonts w:ascii="Times New Roman" w:hAnsi="Times New Roman" w:cs="Times New Roman"/>
        </w:rPr>
      </w:pPr>
    </w:p>
    <w:p w14:paraId="526B763A" w14:textId="77777777" w:rsidR="00166004" w:rsidRDefault="00166004">
      <w:pPr>
        <w:rPr>
          <w:rFonts w:ascii="Times New Roman" w:eastAsiaTheme="majorEastAsia" w:hAnsi="Times New Roman" w:cs="Times New Roman"/>
          <w:sz w:val="48"/>
          <w:szCs w:val="48"/>
        </w:rPr>
      </w:pPr>
      <w:r>
        <w:rPr>
          <w:rFonts w:ascii="Times New Roman" w:hAnsi="Times New Roman" w:cs="Times New Roman"/>
          <w:sz w:val="48"/>
          <w:szCs w:val="48"/>
        </w:rPr>
        <w:br w:type="page"/>
      </w:r>
    </w:p>
    <w:p w14:paraId="3EAAFFFB" w14:textId="48E0B4E1" w:rsidR="00A840CD" w:rsidRPr="00872BDD" w:rsidRDefault="00C80527" w:rsidP="007A07DB">
      <w:pPr>
        <w:pStyle w:val="Heading1"/>
        <w:numPr>
          <w:ilvl w:val="0"/>
          <w:numId w:val="1"/>
        </w:numPr>
        <w:rPr>
          <w:rFonts w:ascii="Times New Roman" w:hAnsi="Times New Roman" w:cs="Times New Roman"/>
          <w:color w:val="auto"/>
          <w:sz w:val="48"/>
          <w:szCs w:val="48"/>
        </w:rPr>
      </w:pPr>
      <w:bookmarkStart w:id="11" w:name="_Toc208537294"/>
      <w:r>
        <w:rPr>
          <w:rFonts w:ascii="Times New Roman" w:hAnsi="Times New Roman" w:cs="Times New Roman"/>
          <w:color w:val="auto"/>
          <w:sz w:val="48"/>
          <w:szCs w:val="48"/>
        </w:rPr>
        <w:lastRenderedPageBreak/>
        <w:t>Functional</w:t>
      </w:r>
      <w:r>
        <w:rPr>
          <w:rFonts w:ascii="Times New Roman" w:hAnsi="Times New Roman" w:cs="Times New Roman"/>
          <w:color w:val="auto"/>
          <w:sz w:val="48"/>
          <w:szCs w:val="48"/>
          <w:lang w:val="vi-VN"/>
        </w:rPr>
        <w:t xml:space="preserve"> Requirements</w:t>
      </w:r>
      <w:r>
        <w:rPr>
          <w:rFonts w:ascii="Times New Roman" w:hAnsi="Times New Roman" w:cs="Times New Roman"/>
          <w:color w:val="auto"/>
          <w:sz w:val="48"/>
          <w:szCs w:val="48"/>
        </w:rPr>
        <w:t xml:space="preserve"> and Task Descriptions</w:t>
      </w:r>
      <w:bookmarkEnd w:id="11"/>
    </w:p>
    <w:p w14:paraId="2F00774C" w14:textId="08E26AEF" w:rsidR="00507507" w:rsidRPr="004D521E" w:rsidRDefault="0008502B" w:rsidP="000943D0">
      <w:pPr>
        <w:pStyle w:val="Heading2"/>
        <w:numPr>
          <w:ilvl w:val="0"/>
          <w:numId w:val="47"/>
        </w:numPr>
        <w:spacing w:line="360" w:lineRule="auto"/>
        <w:rPr>
          <w:rFonts w:ascii="Times New Roman" w:hAnsi="Times New Roman" w:cs="Times New Roman"/>
          <w:b/>
          <w:color w:val="auto"/>
          <w:sz w:val="36"/>
          <w:szCs w:val="36"/>
        </w:rPr>
      </w:pPr>
      <w:bookmarkStart w:id="12" w:name="_Toc208537295"/>
      <w:r w:rsidRPr="004D521E">
        <w:rPr>
          <w:rFonts w:ascii="Times New Roman" w:hAnsi="Times New Roman" w:cs="Times New Roman"/>
          <w:b/>
          <w:bCs/>
          <w:color w:val="auto"/>
          <w:sz w:val="36"/>
          <w:szCs w:val="36"/>
        </w:rPr>
        <w:t xml:space="preserve">Creating </w:t>
      </w:r>
      <w:r w:rsidR="005120CD" w:rsidRPr="004D521E">
        <w:rPr>
          <w:rFonts w:ascii="Times New Roman" w:hAnsi="Times New Roman" w:cs="Times New Roman"/>
          <w:b/>
          <w:bCs/>
          <w:color w:val="auto"/>
          <w:sz w:val="36"/>
          <w:szCs w:val="36"/>
        </w:rPr>
        <w:t>customer</w:t>
      </w:r>
      <w:r w:rsidR="003F20DF">
        <w:rPr>
          <w:rFonts w:ascii="Times New Roman" w:hAnsi="Times New Roman" w:cs="Times New Roman"/>
          <w:b/>
          <w:bCs/>
          <w:color w:val="auto"/>
          <w:sz w:val="36"/>
          <w:szCs w:val="36"/>
        </w:rPr>
        <w:t>s</w:t>
      </w:r>
      <w:r w:rsidR="005120CD" w:rsidRPr="004D521E">
        <w:rPr>
          <w:rFonts w:ascii="Times New Roman" w:hAnsi="Times New Roman" w:cs="Times New Roman"/>
          <w:b/>
          <w:bCs/>
          <w:color w:val="auto"/>
          <w:sz w:val="36"/>
          <w:szCs w:val="36"/>
        </w:rPr>
        <w:t>’</w:t>
      </w:r>
      <w:r w:rsidRPr="004D521E">
        <w:rPr>
          <w:rFonts w:ascii="Times New Roman" w:hAnsi="Times New Roman" w:cs="Times New Roman"/>
          <w:b/>
          <w:bCs/>
          <w:color w:val="auto"/>
          <w:sz w:val="36"/>
          <w:szCs w:val="36"/>
        </w:rPr>
        <w:t xml:space="preserve"> </w:t>
      </w:r>
      <w:r w:rsidR="005C3C91" w:rsidRPr="004D521E">
        <w:rPr>
          <w:rFonts w:ascii="Times New Roman" w:hAnsi="Times New Roman" w:cs="Times New Roman"/>
          <w:b/>
          <w:color w:val="auto"/>
          <w:sz w:val="36"/>
          <w:szCs w:val="36"/>
        </w:rPr>
        <w:t>accounts</w:t>
      </w:r>
      <w:bookmarkEnd w:id="12"/>
    </w:p>
    <w:tbl>
      <w:tblPr>
        <w:tblStyle w:val="TableGrid"/>
        <w:tblW w:w="0" w:type="auto"/>
        <w:tblLook w:val="04A0" w:firstRow="1" w:lastRow="0" w:firstColumn="1" w:lastColumn="0" w:noHBand="0" w:noVBand="1"/>
      </w:tblPr>
      <w:tblGrid>
        <w:gridCol w:w="4495"/>
        <w:gridCol w:w="4855"/>
      </w:tblGrid>
      <w:tr w:rsidR="007E73AB" w:rsidRPr="00981CD1" w14:paraId="1DFF7840" w14:textId="77777777">
        <w:trPr>
          <w:trHeight w:val="827"/>
        </w:trPr>
        <w:tc>
          <w:tcPr>
            <w:tcW w:w="9350" w:type="dxa"/>
            <w:gridSpan w:val="2"/>
            <w:shd w:val="clear" w:color="auto" w:fill="C1E4F5" w:themeFill="accent1" w:themeFillTint="33"/>
            <w:vAlign w:val="center"/>
          </w:tcPr>
          <w:p w14:paraId="35FBF554" w14:textId="77777777" w:rsidR="007E73AB" w:rsidRPr="00981CD1" w:rsidRDefault="007E73AB">
            <w:pPr>
              <w:jc w:val="center"/>
              <w:rPr>
                <w:rFonts w:ascii="Times New Roman" w:hAnsi="Times New Roman" w:cs="Times New Roman"/>
                <w:b/>
                <w:bCs/>
              </w:rPr>
            </w:pPr>
            <w:r w:rsidRPr="00981CD1">
              <w:rPr>
                <w:rFonts w:ascii="Times New Roman" w:hAnsi="Times New Roman" w:cs="Times New Roman"/>
                <w:b/>
                <w:bCs/>
              </w:rPr>
              <w:t xml:space="preserve">Task – </w:t>
            </w:r>
            <w:r w:rsidRPr="00981CD1">
              <w:rPr>
                <w:rFonts w:ascii="Times New Roman" w:hAnsi="Times New Roman" w:cs="Times New Roman"/>
                <w:b/>
                <w:bCs/>
                <w:lang w:val="vi-VN"/>
              </w:rPr>
              <w:t>Create customer accounts</w:t>
            </w:r>
          </w:p>
        </w:tc>
      </w:tr>
      <w:tr w:rsidR="007E73AB" w:rsidRPr="00981CD1" w14:paraId="5E275D1B" w14:textId="77777777">
        <w:trPr>
          <w:trHeight w:val="656"/>
        </w:trPr>
        <w:tc>
          <w:tcPr>
            <w:tcW w:w="4495" w:type="dxa"/>
            <w:vAlign w:val="center"/>
          </w:tcPr>
          <w:p w14:paraId="6CB4F5D4" w14:textId="77777777" w:rsidR="007E73AB" w:rsidRPr="00981CD1" w:rsidRDefault="007E73AB">
            <w:pPr>
              <w:jc w:val="center"/>
              <w:rPr>
                <w:rFonts w:ascii="Times New Roman" w:hAnsi="Times New Roman" w:cs="Times New Roman"/>
                <w:b/>
                <w:bCs/>
              </w:rPr>
            </w:pPr>
            <w:r w:rsidRPr="00981CD1">
              <w:rPr>
                <w:rFonts w:ascii="Times New Roman" w:hAnsi="Times New Roman" w:cs="Times New Roman"/>
                <w:b/>
                <w:bCs/>
                <w:lang w:val="vi-VN"/>
              </w:rPr>
              <w:t>Purpose</w:t>
            </w:r>
          </w:p>
        </w:tc>
        <w:tc>
          <w:tcPr>
            <w:tcW w:w="4855" w:type="dxa"/>
          </w:tcPr>
          <w:p w14:paraId="7547CA43" w14:textId="77777777" w:rsidR="007E73AB" w:rsidRPr="00981CD1" w:rsidRDefault="007E73AB">
            <w:pPr>
              <w:rPr>
                <w:rFonts w:ascii="Times New Roman" w:hAnsi="Times New Roman" w:cs="Times New Roman"/>
              </w:rPr>
            </w:pPr>
            <w:r w:rsidRPr="00981CD1">
              <w:rPr>
                <w:rFonts w:ascii="Times New Roman" w:hAnsi="Times New Roman" w:cs="Times New Roman"/>
                <w:lang w:val="vi-VN"/>
              </w:rPr>
              <w:t>Create account for customer, personalize customer experience</w:t>
            </w:r>
            <w:r w:rsidRPr="00981CD1">
              <w:rPr>
                <w:rFonts w:ascii="Times New Roman" w:hAnsi="Times New Roman" w:cs="Times New Roman"/>
              </w:rPr>
              <w:t>.</w:t>
            </w:r>
          </w:p>
        </w:tc>
      </w:tr>
      <w:tr w:rsidR="007E73AB" w:rsidRPr="00981CD1" w14:paraId="3B2DD270" w14:textId="77777777">
        <w:trPr>
          <w:trHeight w:val="620"/>
        </w:trPr>
        <w:tc>
          <w:tcPr>
            <w:tcW w:w="4495" w:type="dxa"/>
            <w:vAlign w:val="center"/>
          </w:tcPr>
          <w:p w14:paraId="272BBCE3" w14:textId="77777777" w:rsidR="007E73AB" w:rsidRPr="00981CD1" w:rsidRDefault="007E73AB">
            <w:pPr>
              <w:jc w:val="center"/>
              <w:rPr>
                <w:rFonts w:ascii="Times New Roman" w:hAnsi="Times New Roman" w:cs="Times New Roman"/>
                <w:b/>
                <w:bCs/>
                <w:lang w:val="vi-VN"/>
              </w:rPr>
            </w:pPr>
            <w:r w:rsidRPr="00981CD1">
              <w:rPr>
                <w:rFonts w:ascii="Times New Roman" w:hAnsi="Times New Roman" w:cs="Times New Roman"/>
                <w:b/>
                <w:bCs/>
              </w:rPr>
              <w:t>Trigger</w:t>
            </w:r>
            <w:r w:rsidRPr="00981CD1">
              <w:rPr>
                <w:rFonts w:ascii="Times New Roman" w:hAnsi="Times New Roman" w:cs="Times New Roman"/>
                <w:b/>
                <w:bCs/>
                <w:lang w:val="vi-VN"/>
              </w:rPr>
              <w:t>/Precondition</w:t>
            </w:r>
          </w:p>
        </w:tc>
        <w:tc>
          <w:tcPr>
            <w:tcW w:w="4855" w:type="dxa"/>
          </w:tcPr>
          <w:p w14:paraId="53FA0F67" w14:textId="77777777" w:rsidR="007E73AB" w:rsidRPr="00981CD1" w:rsidRDefault="007E73AB">
            <w:pPr>
              <w:rPr>
                <w:rFonts w:ascii="Times New Roman" w:hAnsi="Times New Roman" w:cs="Times New Roman"/>
              </w:rPr>
            </w:pPr>
            <w:r w:rsidRPr="00981CD1">
              <w:rPr>
                <w:rFonts w:ascii="Times New Roman" w:hAnsi="Times New Roman" w:cs="Times New Roman"/>
              </w:rPr>
              <w:t>New</w:t>
            </w:r>
            <w:r w:rsidRPr="00981CD1">
              <w:rPr>
                <w:rFonts w:ascii="Times New Roman" w:hAnsi="Times New Roman" w:cs="Times New Roman"/>
                <w:lang w:val="vi-VN"/>
              </w:rPr>
              <w:t xml:space="preserve"> user registration, have never log in before</w:t>
            </w:r>
            <w:r w:rsidRPr="00981CD1">
              <w:rPr>
                <w:rFonts w:ascii="Times New Roman" w:hAnsi="Times New Roman" w:cs="Times New Roman"/>
              </w:rPr>
              <w:t>.</w:t>
            </w:r>
          </w:p>
        </w:tc>
      </w:tr>
      <w:tr w:rsidR="007E73AB" w:rsidRPr="00981CD1" w14:paraId="4BC834E8" w14:textId="77777777">
        <w:trPr>
          <w:trHeight w:val="629"/>
        </w:trPr>
        <w:tc>
          <w:tcPr>
            <w:tcW w:w="4495" w:type="dxa"/>
            <w:vAlign w:val="center"/>
          </w:tcPr>
          <w:p w14:paraId="67EEDB5E" w14:textId="77777777" w:rsidR="007E73AB" w:rsidRPr="00981CD1" w:rsidRDefault="007E73AB">
            <w:pPr>
              <w:jc w:val="center"/>
              <w:rPr>
                <w:rFonts w:ascii="Times New Roman" w:hAnsi="Times New Roman" w:cs="Times New Roman"/>
                <w:b/>
                <w:bCs/>
              </w:rPr>
            </w:pPr>
            <w:r w:rsidRPr="00981CD1">
              <w:rPr>
                <w:rFonts w:ascii="Times New Roman" w:hAnsi="Times New Roman" w:cs="Times New Roman"/>
                <w:b/>
                <w:bCs/>
              </w:rPr>
              <w:t>Frequency</w:t>
            </w:r>
          </w:p>
        </w:tc>
        <w:tc>
          <w:tcPr>
            <w:tcW w:w="4855" w:type="dxa"/>
          </w:tcPr>
          <w:p w14:paraId="51628654" w14:textId="77777777" w:rsidR="007E73AB" w:rsidRPr="00981CD1" w:rsidRDefault="007E73AB">
            <w:pPr>
              <w:rPr>
                <w:rFonts w:ascii="Times New Roman" w:hAnsi="Times New Roman" w:cs="Times New Roman"/>
              </w:rPr>
            </w:pPr>
            <w:r w:rsidRPr="00981CD1">
              <w:rPr>
                <w:rFonts w:ascii="Times New Roman" w:hAnsi="Times New Roman" w:cs="Times New Roman"/>
              </w:rPr>
              <w:t>Variable, relying</w:t>
            </w:r>
            <w:r w:rsidRPr="00981CD1">
              <w:rPr>
                <w:rFonts w:ascii="Times New Roman" w:hAnsi="Times New Roman" w:cs="Times New Roman"/>
                <w:lang w:val="vi-VN"/>
              </w:rPr>
              <w:t xml:space="preserve"> </w:t>
            </w:r>
            <w:r w:rsidRPr="00981CD1">
              <w:rPr>
                <w:rFonts w:ascii="Times New Roman" w:hAnsi="Times New Roman" w:cs="Times New Roman"/>
              </w:rPr>
              <w:t>on online</w:t>
            </w:r>
            <w:r w:rsidRPr="00981CD1">
              <w:rPr>
                <w:rFonts w:ascii="Times New Roman" w:hAnsi="Times New Roman" w:cs="Times New Roman"/>
                <w:lang w:val="vi-VN"/>
              </w:rPr>
              <w:t xml:space="preserve"> store traffic or marketing campaign</w:t>
            </w:r>
            <w:r w:rsidRPr="00981CD1">
              <w:rPr>
                <w:rFonts w:ascii="Times New Roman" w:hAnsi="Times New Roman" w:cs="Times New Roman"/>
              </w:rPr>
              <w:t>.</w:t>
            </w:r>
          </w:p>
        </w:tc>
      </w:tr>
      <w:tr w:rsidR="007E73AB" w:rsidRPr="00981CD1" w14:paraId="52883869" w14:textId="77777777">
        <w:trPr>
          <w:trHeight w:val="611"/>
        </w:trPr>
        <w:tc>
          <w:tcPr>
            <w:tcW w:w="4495" w:type="dxa"/>
            <w:vAlign w:val="center"/>
          </w:tcPr>
          <w:p w14:paraId="5AA293CD" w14:textId="77777777" w:rsidR="007E73AB" w:rsidRPr="00981CD1" w:rsidRDefault="007E73AB">
            <w:pPr>
              <w:jc w:val="center"/>
              <w:rPr>
                <w:rFonts w:ascii="Times New Roman" w:hAnsi="Times New Roman" w:cs="Times New Roman"/>
                <w:b/>
                <w:bCs/>
              </w:rPr>
            </w:pPr>
            <w:r w:rsidRPr="00981CD1">
              <w:rPr>
                <w:rFonts w:ascii="Times New Roman" w:hAnsi="Times New Roman" w:cs="Times New Roman"/>
                <w:b/>
                <w:bCs/>
              </w:rPr>
              <w:t>Critical</w:t>
            </w:r>
          </w:p>
        </w:tc>
        <w:tc>
          <w:tcPr>
            <w:tcW w:w="4855" w:type="dxa"/>
          </w:tcPr>
          <w:p w14:paraId="2A0D126A" w14:textId="77777777" w:rsidR="007E73AB" w:rsidRPr="00981CD1" w:rsidRDefault="007E73AB">
            <w:pPr>
              <w:rPr>
                <w:rFonts w:ascii="Times New Roman" w:hAnsi="Times New Roman" w:cs="Times New Roman"/>
              </w:rPr>
            </w:pPr>
            <w:r>
              <w:rPr>
                <w:rFonts w:ascii="Times New Roman" w:hAnsi="Times New Roman" w:cs="Times New Roman"/>
                <w:lang w:val="vi-VN"/>
              </w:rPr>
              <w:t>Too many customer creating accounts at the same time in sale campaign</w:t>
            </w:r>
          </w:p>
        </w:tc>
      </w:tr>
      <w:tr w:rsidR="007E73AB" w:rsidRPr="00981CD1" w14:paraId="2BB4DDA0" w14:textId="77777777">
        <w:trPr>
          <w:trHeight w:val="629"/>
        </w:trPr>
        <w:tc>
          <w:tcPr>
            <w:tcW w:w="4495" w:type="dxa"/>
            <w:vAlign w:val="center"/>
          </w:tcPr>
          <w:p w14:paraId="4EE8EE0F" w14:textId="77777777" w:rsidR="007E73AB" w:rsidRPr="00981CD1" w:rsidRDefault="007E73AB">
            <w:pPr>
              <w:jc w:val="center"/>
              <w:rPr>
                <w:rFonts w:ascii="Times New Roman" w:hAnsi="Times New Roman" w:cs="Times New Roman"/>
                <w:b/>
                <w:bCs/>
                <w:lang w:val="vi-VN"/>
              </w:rPr>
            </w:pPr>
            <w:r w:rsidRPr="00981CD1">
              <w:rPr>
                <w:rFonts w:ascii="Times New Roman" w:hAnsi="Times New Roman" w:cs="Times New Roman"/>
                <w:b/>
                <w:bCs/>
              </w:rPr>
              <w:t>Work</w:t>
            </w:r>
            <w:r w:rsidRPr="00981CD1">
              <w:rPr>
                <w:rFonts w:ascii="Times New Roman" w:hAnsi="Times New Roman" w:cs="Times New Roman"/>
                <w:b/>
                <w:bCs/>
                <w:lang w:val="vi-VN"/>
              </w:rPr>
              <w:t xml:space="preserve"> Area</w:t>
            </w:r>
          </w:p>
        </w:tc>
        <w:tc>
          <w:tcPr>
            <w:tcW w:w="4855" w:type="dxa"/>
          </w:tcPr>
          <w:p w14:paraId="59018E17" w14:textId="77777777" w:rsidR="007E73AB" w:rsidRPr="004C546A" w:rsidRDefault="007E73AB">
            <w:pPr>
              <w:rPr>
                <w:rFonts w:ascii="Times New Roman" w:hAnsi="Times New Roman" w:cs="Times New Roman"/>
              </w:rPr>
            </w:pPr>
            <w:r w:rsidRPr="00981CD1">
              <w:rPr>
                <w:rFonts w:ascii="Times New Roman" w:hAnsi="Times New Roman" w:cs="Times New Roman"/>
                <w:lang w:val="vi-VN"/>
              </w:rPr>
              <w:t>Front-end of the</w:t>
            </w:r>
            <w:r>
              <w:rPr>
                <w:rFonts w:ascii="Times New Roman" w:hAnsi="Times New Roman" w:cs="Times New Roman"/>
                <w:lang w:val="vi-VN"/>
              </w:rPr>
              <w:t xml:space="preserve"> webpage</w:t>
            </w:r>
            <w:r>
              <w:rPr>
                <w:rFonts w:ascii="Times New Roman" w:hAnsi="Times New Roman" w:cs="Times New Roman"/>
              </w:rPr>
              <w:t>.</w:t>
            </w:r>
          </w:p>
        </w:tc>
      </w:tr>
      <w:tr w:rsidR="007E73AB" w:rsidRPr="00981CD1" w14:paraId="7F739A34" w14:textId="77777777">
        <w:trPr>
          <w:trHeight w:val="701"/>
        </w:trPr>
        <w:tc>
          <w:tcPr>
            <w:tcW w:w="4495" w:type="dxa"/>
            <w:shd w:val="clear" w:color="auto" w:fill="C1E4F5" w:themeFill="accent1" w:themeFillTint="33"/>
            <w:vAlign w:val="center"/>
          </w:tcPr>
          <w:p w14:paraId="54A711B9" w14:textId="77777777" w:rsidR="007E73AB" w:rsidRPr="00981CD1" w:rsidRDefault="007E73AB">
            <w:pPr>
              <w:jc w:val="center"/>
              <w:rPr>
                <w:rFonts w:ascii="Times New Roman" w:hAnsi="Times New Roman" w:cs="Times New Roman"/>
                <w:b/>
                <w:bCs/>
                <w:lang w:val="vi-VN"/>
              </w:rPr>
            </w:pPr>
            <w:r w:rsidRPr="00981CD1">
              <w:rPr>
                <w:rFonts w:ascii="Times New Roman" w:hAnsi="Times New Roman" w:cs="Times New Roman"/>
                <w:b/>
                <w:bCs/>
              </w:rPr>
              <w:t>Sub</w:t>
            </w:r>
            <w:r w:rsidRPr="00981CD1">
              <w:rPr>
                <w:rFonts w:ascii="Times New Roman" w:hAnsi="Times New Roman" w:cs="Times New Roman"/>
                <w:b/>
                <w:bCs/>
                <w:lang w:val="vi-VN"/>
              </w:rPr>
              <w:t>-</w:t>
            </w:r>
            <w:r w:rsidRPr="00981CD1">
              <w:rPr>
                <w:rFonts w:ascii="Times New Roman" w:hAnsi="Times New Roman" w:cs="Times New Roman"/>
                <w:b/>
                <w:bCs/>
              </w:rPr>
              <w:t>Task</w:t>
            </w:r>
          </w:p>
        </w:tc>
        <w:tc>
          <w:tcPr>
            <w:tcW w:w="4855" w:type="dxa"/>
            <w:shd w:val="clear" w:color="auto" w:fill="C1E4F5" w:themeFill="accent1" w:themeFillTint="33"/>
            <w:vAlign w:val="center"/>
          </w:tcPr>
          <w:p w14:paraId="285FD4CE" w14:textId="77777777" w:rsidR="007E73AB" w:rsidRPr="00981CD1" w:rsidRDefault="007E73AB">
            <w:pPr>
              <w:jc w:val="center"/>
              <w:rPr>
                <w:rFonts w:ascii="Times New Roman" w:hAnsi="Times New Roman" w:cs="Times New Roman"/>
                <w:b/>
                <w:bCs/>
                <w:lang w:val="vi-VN"/>
              </w:rPr>
            </w:pPr>
            <w:r w:rsidRPr="00981CD1">
              <w:rPr>
                <w:rFonts w:ascii="Times New Roman" w:hAnsi="Times New Roman" w:cs="Times New Roman"/>
                <w:b/>
                <w:bCs/>
                <w:lang w:val="vi-VN"/>
              </w:rPr>
              <w:t>Example Solution</w:t>
            </w:r>
          </w:p>
        </w:tc>
      </w:tr>
      <w:tr w:rsidR="007E73AB" w:rsidRPr="00981CD1" w14:paraId="7ED342A9" w14:textId="77777777">
        <w:trPr>
          <w:trHeight w:val="1241"/>
        </w:trPr>
        <w:tc>
          <w:tcPr>
            <w:tcW w:w="4495" w:type="dxa"/>
          </w:tcPr>
          <w:p w14:paraId="10EFC603" w14:textId="1FE0D506" w:rsidR="007E73AB" w:rsidRPr="00981CD1" w:rsidRDefault="007E73AB" w:rsidP="000943D0">
            <w:pPr>
              <w:pStyle w:val="ListParagraph"/>
              <w:numPr>
                <w:ilvl w:val="0"/>
                <w:numId w:val="8"/>
              </w:numPr>
              <w:rPr>
                <w:rFonts w:ascii="Times New Roman" w:hAnsi="Times New Roman" w:cs="Times New Roman"/>
                <w:lang w:val="vi-VN"/>
              </w:rPr>
            </w:pPr>
            <w:r w:rsidRPr="00981CD1">
              <w:rPr>
                <w:rFonts w:ascii="Times New Roman" w:hAnsi="Times New Roman" w:cs="Times New Roman"/>
              </w:rPr>
              <w:t>Enter</w:t>
            </w:r>
            <w:r w:rsidRPr="00981CD1">
              <w:rPr>
                <w:rFonts w:ascii="Times New Roman" w:hAnsi="Times New Roman" w:cs="Times New Roman"/>
                <w:lang w:val="vi-VN"/>
              </w:rPr>
              <w:t xml:space="preserve"> </w:t>
            </w:r>
            <w:r w:rsidR="00FF02E9">
              <w:rPr>
                <w:rFonts w:ascii="Times New Roman" w:hAnsi="Times New Roman" w:cs="Times New Roman"/>
                <w:lang w:val="vi-VN"/>
              </w:rPr>
              <w:t>email</w:t>
            </w:r>
          </w:p>
          <w:p w14:paraId="598C2400" w14:textId="77777777" w:rsidR="007E73AB" w:rsidRPr="00981CD1" w:rsidRDefault="007E73AB">
            <w:pPr>
              <w:rPr>
                <w:rFonts w:ascii="Times New Roman" w:hAnsi="Times New Roman" w:cs="Times New Roman"/>
                <w:lang w:val="vi-VN"/>
              </w:rPr>
            </w:pPr>
          </w:p>
          <w:p w14:paraId="704DF5B4" w14:textId="77777777" w:rsidR="007E73AB" w:rsidRPr="00981CD1" w:rsidRDefault="007E73AB">
            <w:pPr>
              <w:rPr>
                <w:rFonts w:ascii="Times New Roman" w:hAnsi="Times New Roman" w:cs="Times New Roman"/>
                <w:lang w:val="vi-VN"/>
              </w:rPr>
            </w:pPr>
          </w:p>
          <w:p w14:paraId="72D4142F" w14:textId="77777777" w:rsidR="007E73AB" w:rsidRPr="00981CD1" w:rsidRDefault="007E73AB">
            <w:pPr>
              <w:rPr>
                <w:rFonts w:ascii="Times New Roman" w:hAnsi="Times New Roman" w:cs="Times New Roman"/>
                <w:lang w:val="vi-VN"/>
              </w:rPr>
            </w:pPr>
          </w:p>
          <w:p w14:paraId="4D1753EC" w14:textId="77777777" w:rsidR="007E73AB" w:rsidRPr="00981CD1" w:rsidRDefault="007E73AB">
            <w:pPr>
              <w:rPr>
                <w:rFonts w:ascii="Times New Roman" w:hAnsi="Times New Roman" w:cs="Times New Roman"/>
                <w:lang w:val="vi-VN"/>
              </w:rPr>
            </w:pPr>
          </w:p>
        </w:tc>
        <w:tc>
          <w:tcPr>
            <w:tcW w:w="4855" w:type="dxa"/>
          </w:tcPr>
          <w:p w14:paraId="12FB6086" w14:textId="35161557" w:rsidR="007E73AB" w:rsidRPr="0064109E" w:rsidRDefault="007E73AB" w:rsidP="000943D0">
            <w:pPr>
              <w:pStyle w:val="ListParagraph"/>
              <w:numPr>
                <w:ilvl w:val="0"/>
                <w:numId w:val="9"/>
              </w:numPr>
              <w:rPr>
                <w:rFonts w:ascii="Times New Roman" w:hAnsi="Times New Roman" w:cs="Times New Roman"/>
                <w:lang w:val="vi-VN"/>
              </w:rPr>
            </w:pPr>
            <w:r w:rsidRPr="0064109E">
              <w:rPr>
                <w:rFonts w:ascii="Times New Roman" w:hAnsi="Times New Roman" w:cs="Times New Roman"/>
                <w:lang w:val="vi-VN"/>
              </w:rPr>
              <w:t xml:space="preserve">The system will </w:t>
            </w:r>
            <w:r w:rsidR="00FF02E9" w:rsidRPr="0064109E">
              <w:rPr>
                <w:rFonts w:ascii="Times New Roman" w:hAnsi="Times New Roman" w:cs="Times New Roman"/>
                <w:lang w:val="vi-VN"/>
              </w:rPr>
              <w:t xml:space="preserve">send verification if the email is valid </w:t>
            </w:r>
            <w:r w:rsidR="0064109E" w:rsidRPr="0064109E">
              <w:rPr>
                <w:rFonts w:ascii="Times New Roman" w:hAnsi="Times New Roman" w:cs="Times New Roman"/>
                <w:lang w:val="vi-VN"/>
              </w:rPr>
              <w:t>or display error notation if the email is invalid</w:t>
            </w:r>
            <w:r w:rsidRPr="0064109E">
              <w:rPr>
                <w:rFonts w:ascii="Times New Roman" w:hAnsi="Times New Roman" w:cs="Times New Roman"/>
                <w:lang w:val="vi-VN"/>
              </w:rPr>
              <w:t xml:space="preserve"> </w:t>
            </w:r>
          </w:p>
          <w:p w14:paraId="43E211BE" w14:textId="77777777" w:rsidR="007E73AB" w:rsidRPr="00254105" w:rsidRDefault="007E73AB">
            <w:pPr>
              <w:rPr>
                <w:rFonts w:ascii="Times New Roman" w:hAnsi="Times New Roman" w:cs="Times New Roman"/>
                <w:lang w:val="vi-VN"/>
              </w:rPr>
            </w:pPr>
          </w:p>
          <w:p w14:paraId="52CF894D" w14:textId="5AFF9B1D" w:rsidR="007E73AB" w:rsidRPr="00981CD1" w:rsidRDefault="007E73AB" w:rsidP="0064109E">
            <w:pPr>
              <w:pStyle w:val="ListParagraph"/>
              <w:ind w:left="360"/>
              <w:rPr>
                <w:rFonts w:ascii="Times New Roman" w:hAnsi="Times New Roman" w:cs="Times New Roman"/>
                <w:lang w:val="vi-VN"/>
              </w:rPr>
            </w:pPr>
          </w:p>
        </w:tc>
      </w:tr>
      <w:tr w:rsidR="00FF02E9" w:rsidRPr="00981CD1" w14:paraId="5EDD01FA" w14:textId="77777777">
        <w:trPr>
          <w:trHeight w:val="1241"/>
        </w:trPr>
        <w:tc>
          <w:tcPr>
            <w:tcW w:w="4495" w:type="dxa"/>
          </w:tcPr>
          <w:p w14:paraId="1C7D8CD9" w14:textId="77777777" w:rsidR="00FF02E9" w:rsidRPr="00981CD1" w:rsidRDefault="00FF02E9" w:rsidP="000943D0">
            <w:pPr>
              <w:pStyle w:val="ListParagraph"/>
              <w:numPr>
                <w:ilvl w:val="0"/>
                <w:numId w:val="8"/>
              </w:numPr>
              <w:spacing w:after="160" w:line="278" w:lineRule="auto"/>
              <w:rPr>
                <w:rFonts w:ascii="Times New Roman" w:hAnsi="Times New Roman" w:cs="Times New Roman"/>
                <w:lang w:val="vi-VN"/>
              </w:rPr>
            </w:pPr>
            <w:r w:rsidRPr="00981CD1">
              <w:rPr>
                <w:rFonts w:ascii="Times New Roman" w:hAnsi="Times New Roman" w:cs="Times New Roman"/>
              </w:rPr>
              <w:t>Enter</w:t>
            </w:r>
            <w:r w:rsidRPr="00981CD1">
              <w:rPr>
                <w:rFonts w:ascii="Times New Roman" w:hAnsi="Times New Roman" w:cs="Times New Roman"/>
                <w:lang w:val="vi-VN"/>
              </w:rPr>
              <w:t xml:space="preserve"> personal information</w:t>
            </w:r>
          </w:p>
          <w:p w14:paraId="17912C96" w14:textId="77777777" w:rsidR="00FF02E9" w:rsidRPr="00981CD1" w:rsidRDefault="00FF02E9" w:rsidP="00FF02E9">
            <w:pPr>
              <w:rPr>
                <w:rFonts w:ascii="Times New Roman" w:hAnsi="Times New Roman" w:cs="Times New Roman"/>
                <w:lang w:val="vi-VN"/>
              </w:rPr>
            </w:pPr>
          </w:p>
          <w:p w14:paraId="37684278" w14:textId="77777777" w:rsidR="00FF02E9" w:rsidRPr="00981CD1" w:rsidRDefault="00FF02E9" w:rsidP="00FF02E9">
            <w:pPr>
              <w:rPr>
                <w:rFonts w:ascii="Times New Roman" w:hAnsi="Times New Roman" w:cs="Times New Roman"/>
                <w:lang w:val="vi-VN"/>
              </w:rPr>
            </w:pPr>
          </w:p>
          <w:p w14:paraId="35CAD67A" w14:textId="77777777" w:rsidR="00FF02E9" w:rsidRDefault="00FF02E9" w:rsidP="00FF02E9">
            <w:pPr>
              <w:rPr>
                <w:rFonts w:ascii="Times New Roman" w:hAnsi="Times New Roman" w:cs="Times New Roman"/>
                <w:lang w:val="vi-VN"/>
              </w:rPr>
            </w:pPr>
            <w:r w:rsidRPr="00A24BBE">
              <w:rPr>
                <w:rFonts w:ascii="Times New Roman" w:hAnsi="Times New Roman" w:cs="Times New Roman"/>
                <w:b/>
                <w:i/>
                <w:lang w:val="vi-VN"/>
              </w:rPr>
              <w:t>Problem:</w:t>
            </w:r>
            <w:r w:rsidRPr="00981CD1">
              <w:rPr>
                <w:rFonts w:ascii="Times New Roman" w:hAnsi="Times New Roman" w:cs="Times New Roman"/>
                <w:b/>
                <w:bCs/>
                <w:lang w:val="vi-VN"/>
              </w:rPr>
              <w:t xml:space="preserve"> </w:t>
            </w:r>
            <w:r w:rsidRPr="00981CD1">
              <w:rPr>
                <w:rFonts w:ascii="Times New Roman" w:hAnsi="Times New Roman" w:cs="Times New Roman"/>
                <w:lang w:val="vi-VN"/>
              </w:rPr>
              <w:t>User submit wrong formatted input or incomplete data</w:t>
            </w:r>
          </w:p>
          <w:p w14:paraId="4192DAD7" w14:textId="77777777" w:rsidR="00FF02E9" w:rsidRDefault="00FF02E9" w:rsidP="00FF02E9">
            <w:pPr>
              <w:rPr>
                <w:rFonts w:ascii="Times New Roman" w:hAnsi="Times New Roman" w:cs="Times New Roman"/>
                <w:b/>
                <w:lang w:val="vi-VN"/>
              </w:rPr>
            </w:pPr>
          </w:p>
          <w:p w14:paraId="39E23FC0" w14:textId="77777777" w:rsidR="00FF02E9" w:rsidRDefault="00FF02E9" w:rsidP="00FF02E9">
            <w:pPr>
              <w:rPr>
                <w:rFonts w:ascii="Times New Roman" w:hAnsi="Times New Roman" w:cs="Times New Roman"/>
                <w:b/>
                <w:lang w:val="vi-VN"/>
              </w:rPr>
            </w:pPr>
          </w:p>
          <w:p w14:paraId="37B473D4" w14:textId="77777777" w:rsidR="00FF02E9" w:rsidRPr="00650B70" w:rsidRDefault="00FF02E9" w:rsidP="00FF02E9">
            <w:pPr>
              <w:rPr>
                <w:rFonts w:ascii="Times New Roman" w:hAnsi="Times New Roman" w:cs="Times New Roman"/>
                <w:b/>
                <w:lang w:val="vi-VN"/>
              </w:rPr>
            </w:pPr>
            <w:r w:rsidRPr="00A24BBE">
              <w:rPr>
                <w:rFonts w:ascii="Times New Roman" w:hAnsi="Times New Roman" w:cs="Times New Roman"/>
                <w:b/>
                <w:i/>
                <w:lang w:val="vi-VN"/>
              </w:rPr>
              <w:t xml:space="preserve">Problem: </w:t>
            </w:r>
            <w:r w:rsidRPr="004C2A49">
              <w:rPr>
                <w:rFonts w:ascii="Times New Roman" w:hAnsi="Times New Roman" w:cs="Times New Roman"/>
                <w:bCs/>
                <w:lang w:val="vi-VN"/>
              </w:rPr>
              <w:t>Unsaved form data which results in users unsastifaction and may cause them to abandon the registration process.</w:t>
            </w:r>
          </w:p>
          <w:p w14:paraId="69FA55E2" w14:textId="77777777" w:rsidR="00FF02E9" w:rsidRPr="00FF02E9" w:rsidRDefault="00FF02E9" w:rsidP="00FF02E9">
            <w:pPr>
              <w:rPr>
                <w:rFonts w:ascii="Times New Roman" w:hAnsi="Times New Roman" w:cs="Times New Roman"/>
                <w:lang w:val="vi-VN"/>
              </w:rPr>
            </w:pPr>
          </w:p>
        </w:tc>
        <w:tc>
          <w:tcPr>
            <w:tcW w:w="4855" w:type="dxa"/>
          </w:tcPr>
          <w:p w14:paraId="290881DE" w14:textId="279D9C20" w:rsidR="00FF02E9" w:rsidRPr="0064109E" w:rsidRDefault="00FF02E9" w:rsidP="000943D0">
            <w:pPr>
              <w:pStyle w:val="ListParagraph"/>
              <w:numPr>
                <w:ilvl w:val="0"/>
                <w:numId w:val="9"/>
              </w:numPr>
              <w:spacing w:after="160" w:line="278" w:lineRule="auto"/>
              <w:rPr>
                <w:rFonts w:ascii="Times New Roman" w:hAnsi="Times New Roman" w:cs="Times New Roman"/>
                <w:lang w:val="vi-VN"/>
              </w:rPr>
            </w:pPr>
            <w:r w:rsidRPr="0064109E">
              <w:rPr>
                <w:rFonts w:ascii="Times New Roman" w:hAnsi="Times New Roman" w:cs="Times New Roman"/>
                <w:lang w:val="vi-VN"/>
              </w:rPr>
              <w:t>The system will provide real-time invalid notation for wrong formatted data</w:t>
            </w:r>
            <w:r w:rsidRPr="0064109E">
              <w:rPr>
                <w:rFonts w:ascii="Times New Roman" w:hAnsi="Times New Roman" w:cs="Times New Roman"/>
              </w:rPr>
              <w:t>.</w:t>
            </w:r>
          </w:p>
          <w:p w14:paraId="68DA4072" w14:textId="77777777" w:rsidR="00FF02E9" w:rsidRPr="00FF02E9" w:rsidRDefault="00FF02E9" w:rsidP="00FF02E9">
            <w:pPr>
              <w:pStyle w:val="ListParagraph"/>
              <w:spacing w:after="160" w:line="278" w:lineRule="auto"/>
              <w:ind w:left="360"/>
              <w:rPr>
                <w:rFonts w:ascii="Times New Roman" w:hAnsi="Times New Roman" w:cs="Times New Roman"/>
                <w:b/>
                <w:bCs/>
                <w:lang w:val="vi-VN"/>
              </w:rPr>
            </w:pPr>
          </w:p>
          <w:p w14:paraId="018539A6" w14:textId="33885CF7" w:rsidR="00FF02E9" w:rsidRPr="00FF02E9" w:rsidRDefault="00FF02E9" w:rsidP="000943D0">
            <w:pPr>
              <w:pStyle w:val="ListParagraph"/>
              <w:numPr>
                <w:ilvl w:val="0"/>
                <w:numId w:val="9"/>
              </w:numPr>
              <w:spacing w:after="160" w:line="278" w:lineRule="auto"/>
              <w:rPr>
                <w:rFonts w:ascii="Times New Roman" w:hAnsi="Times New Roman" w:cs="Times New Roman"/>
                <w:lang w:val="vi-VN"/>
              </w:rPr>
            </w:pPr>
            <w:r w:rsidRPr="00981CD1">
              <w:rPr>
                <w:rFonts w:ascii="Times New Roman" w:hAnsi="Times New Roman" w:cs="Times New Roman"/>
                <w:lang w:val="vi-VN"/>
              </w:rPr>
              <w:t>Before any submission, the system will explicitly points out all the error of all fields</w:t>
            </w:r>
            <w:r w:rsidRPr="00981CD1">
              <w:rPr>
                <w:rFonts w:ascii="Times New Roman" w:hAnsi="Times New Roman" w:cs="Times New Roman"/>
              </w:rPr>
              <w:t>.</w:t>
            </w:r>
          </w:p>
          <w:p w14:paraId="370C9A57" w14:textId="77777777" w:rsidR="00FF02E9" w:rsidRPr="00FF02E9" w:rsidRDefault="00FF02E9" w:rsidP="00FF02E9">
            <w:pPr>
              <w:pStyle w:val="ListParagraph"/>
              <w:ind w:left="360"/>
              <w:rPr>
                <w:rFonts w:ascii="Times New Roman" w:hAnsi="Times New Roman" w:cs="Times New Roman"/>
                <w:b/>
                <w:bCs/>
                <w:lang w:val="vi-VN"/>
              </w:rPr>
            </w:pPr>
          </w:p>
          <w:p w14:paraId="43BDAE85" w14:textId="755ACA37" w:rsidR="00FF02E9" w:rsidRPr="00FF02E9" w:rsidRDefault="00FF02E9" w:rsidP="000943D0">
            <w:pPr>
              <w:pStyle w:val="ListParagraph"/>
              <w:numPr>
                <w:ilvl w:val="0"/>
                <w:numId w:val="9"/>
              </w:numPr>
              <w:rPr>
                <w:rFonts w:ascii="Times New Roman" w:hAnsi="Times New Roman" w:cs="Times New Roman"/>
                <w:b/>
                <w:bCs/>
                <w:lang w:val="vi-VN"/>
              </w:rPr>
            </w:pPr>
            <w:r w:rsidRPr="00FF02E9">
              <w:rPr>
                <w:rFonts w:ascii="Times New Roman" w:hAnsi="Times New Roman" w:cs="Times New Roman"/>
                <w:lang w:val="vi-VN"/>
              </w:rPr>
              <w:t>The system will use auto-saves form input by using cookies.</w:t>
            </w:r>
          </w:p>
        </w:tc>
      </w:tr>
      <w:tr w:rsidR="007E73AB" w:rsidRPr="00981CD1" w14:paraId="34F448F1" w14:textId="77777777">
        <w:trPr>
          <w:trHeight w:val="2240"/>
        </w:trPr>
        <w:tc>
          <w:tcPr>
            <w:tcW w:w="4495" w:type="dxa"/>
          </w:tcPr>
          <w:p w14:paraId="09B1389F" w14:textId="4B768282" w:rsidR="007E73AB" w:rsidRPr="00981CD1" w:rsidRDefault="007E73AB" w:rsidP="000943D0">
            <w:pPr>
              <w:pStyle w:val="ListParagraph"/>
              <w:numPr>
                <w:ilvl w:val="0"/>
                <w:numId w:val="66"/>
              </w:numPr>
              <w:rPr>
                <w:rFonts w:ascii="Times New Roman" w:hAnsi="Times New Roman" w:cs="Times New Roman"/>
                <w:lang w:val="vi-VN"/>
              </w:rPr>
            </w:pPr>
            <w:r w:rsidRPr="00981CD1">
              <w:rPr>
                <w:rFonts w:ascii="Times New Roman" w:hAnsi="Times New Roman" w:cs="Times New Roman"/>
              </w:rPr>
              <w:t>Enter</w:t>
            </w:r>
            <w:r w:rsidRPr="00981CD1">
              <w:rPr>
                <w:rFonts w:ascii="Times New Roman" w:hAnsi="Times New Roman" w:cs="Times New Roman"/>
                <w:lang w:val="vi-VN"/>
              </w:rPr>
              <w:t xml:space="preserve"> password</w:t>
            </w:r>
          </w:p>
          <w:p w14:paraId="6ED5DC8A" w14:textId="77777777" w:rsidR="007E73AB" w:rsidRPr="00981CD1" w:rsidRDefault="007E73AB">
            <w:pPr>
              <w:rPr>
                <w:rFonts w:ascii="Times New Roman" w:hAnsi="Times New Roman" w:cs="Times New Roman"/>
                <w:lang w:val="vi-VN"/>
              </w:rPr>
            </w:pPr>
          </w:p>
          <w:p w14:paraId="1D7A7D7D" w14:textId="77777777" w:rsidR="007E73AB" w:rsidRPr="00981CD1" w:rsidRDefault="007E73AB">
            <w:pPr>
              <w:rPr>
                <w:rFonts w:ascii="Times New Roman" w:hAnsi="Times New Roman" w:cs="Times New Roman"/>
                <w:lang w:val="vi-VN"/>
              </w:rPr>
            </w:pPr>
          </w:p>
          <w:p w14:paraId="7F2CF8B3" w14:textId="77777777" w:rsidR="007E73AB" w:rsidRPr="00981CD1" w:rsidRDefault="007E73AB">
            <w:pPr>
              <w:rPr>
                <w:rFonts w:ascii="Times New Roman" w:hAnsi="Times New Roman" w:cs="Times New Roman"/>
                <w:lang w:val="vi-VN"/>
              </w:rPr>
            </w:pPr>
          </w:p>
          <w:p w14:paraId="7B4DF87D" w14:textId="77777777" w:rsidR="007E73AB" w:rsidRPr="00981CD1" w:rsidRDefault="007E73AB">
            <w:pPr>
              <w:rPr>
                <w:rFonts w:ascii="Times New Roman" w:hAnsi="Times New Roman" w:cs="Times New Roman"/>
                <w:lang w:val="vi-VN"/>
              </w:rPr>
            </w:pPr>
            <w:r w:rsidRPr="00981CD1">
              <w:rPr>
                <w:rFonts w:ascii="Times New Roman" w:hAnsi="Times New Roman" w:cs="Times New Roman"/>
                <w:b/>
                <w:bCs/>
                <w:lang w:val="vi-VN"/>
              </w:rPr>
              <w:t>Problem:</w:t>
            </w:r>
            <w:r w:rsidRPr="00981CD1">
              <w:rPr>
                <w:rFonts w:ascii="Times New Roman" w:hAnsi="Times New Roman" w:cs="Times New Roman"/>
                <w:lang w:val="vi-VN"/>
              </w:rPr>
              <w:t xml:space="preserve"> User choose weak password</w:t>
            </w:r>
          </w:p>
        </w:tc>
        <w:tc>
          <w:tcPr>
            <w:tcW w:w="4855" w:type="dxa"/>
          </w:tcPr>
          <w:p w14:paraId="7942D136" w14:textId="77777777" w:rsidR="007E73AB" w:rsidRPr="003C2532" w:rsidRDefault="007E73AB" w:rsidP="000943D0">
            <w:pPr>
              <w:pStyle w:val="ListParagraph"/>
              <w:numPr>
                <w:ilvl w:val="0"/>
                <w:numId w:val="10"/>
              </w:numPr>
              <w:rPr>
                <w:rFonts w:ascii="Times New Roman" w:hAnsi="Times New Roman" w:cs="Times New Roman"/>
                <w:lang w:val="vi-VN"/>
              </w:rPr>
            </w:pPr>
            <w:r w:rsidRPr="00650B70">
              <w:rPr>
                <w:rFonts w:ascii="Times New Roman" w:hAnsi="Times New Roman" w:cs="Times New Roman"/>
                <w:lang w:val="vi-VN"/>
              </w:rPr>
              <w:t>The system will list all the requirements to create strong password (Uppercase and special symbols</w:t>
            </w:r>
            <w:r w:rsidRPr="003C2532">
              <w:rPr>
                <w:rFonts w:ascii="Times New Roman" w:hAnsi="Times New Roman" w:cs="Times New Roman"/>
                <w:lang w:val="vi-VN"/>
              </w:rPr>
              <w:t>)</w:t>
            </w:r>
            <w:r w:rsidRPr="003C2532">
              <w:rPr>
                <w:rFonts w:ascii="Times New Roman" w:hAnsi="Times New Roman" w:cs="Times New Roman"/>
              </w:rPr>
              <w:t>.</w:t>
            </w:r>
          </w:p>
          <w:p w14:paraId="136103EC" w14:textId="77777777" w:rsidR="007E73AB" w:rsidRPr="00650B70" w:rsidRDefault="007E73AB">
            <w:pPr>
              <w:pStyle w:val="ListParagraph"/>
              <w:ind w:left="360"/>
              <w:rPr>
                <w:rFonts w:ascii="Times New Roman" w:hAnsi="Times New Roman" w:cs="Times New Roman"/>
                <w:b/>
                <w:lang w:val="vi-VN"/>
              </w:rPr>
            </w:pPr>
          </w:p>
          <w:p w14:paraId="0BE03F97" w14:textId="77777777" w:rsidR="007E73AB" w:rsidRPr="00981CD1" w:rsidRDefault="007E73AB" w:rsidP="000943D0">
            <w:pPr>
              <w:pStyle w:val="ListParagraph"/>
              <w:numPr>
                <w:ilvl w:val="0"/>
                <w:numId w:val="10"/>
              </w:numPr>
              <w:rPr>
                <w:rFonts w:ascii="Times New Roman" w:hAnsi="Times New Roman" w:cs="Times New Roman"/>
                <w:lang w:val="vi-VN"/>
              </w:rPr>
            </w:pPr>
            <w:r w:rsidRPr="00981CD1">
              <w:rPr>
                <w:rFonts w:ascii="Times New Roman" w:hAnsi="Times New Roman" w:cs="Times New Roman"/>
                <w:lang w:val="vi-VN"/>
              </w:rPr>
              <w:t>The system will create a real-time warning if the password is easy to guess or too short.</w:t>
            </w:r>
          </w:p>
        </w:tc>
      </w:tr>
      <w:tr w:rsidR="007E73AB" w:rsidRPr="00981CD1" w14:paraId="627BF3EB" w14:textId="77777777">
        <w:trPr>
          <w:trHeight w:val="800"/>
        </w:trPr>
        <w:tc>
          <w:tcPr>
            <w:tcW w:w="9350" w:type="dxa"/>
            <w:gridSpan w:val="2"/>
            <w:shd w:val="clear" w:color="auto" w:fill="C1E4F5" w:themeFill="accent1" w:themeFillTint="33"/>
            <w:vAlign w:val="center"/>
          </w:tcPr>
          <w:p w14:paraId="1A9F0B29" w14:textId="77777777" w:rsidR="007E73AB" w:rsidRPr="00981CD1" w:rsidRDefault="007E73AB">
            <w:pPr>
              <w:jc w:val="center"/>
              <w:rPr>
                <w:rFonts w:ascii="Times New Roman" w:hAnsi="Times New Roman" w:cs="Times New Roman"/>
                <w:b/>
                <w:bCs/>
                <w:lang w:val="vi-VN"/>
              </w:rPr>
            </w:pPr>
            <w:r w:rsidRPr="00981CD1">
              <w:rPr>
                <w:rFonts w:ascii="Times New Roman" w:hAnsi="Times New Roman" w:cs="Times New Roman"/>
                <w:b/>
                <w:bCs/>
              </w:rPr>
              <w:t>Variant</w:t>
            </w:r>
          </w:p>
        </w:tc>
      </w:tr>
      <w:tr w:rsidR="007E73AB" w:rsidRPr="00981CD1" w14:paraId="62BB05B5" w14:textId="77777777">
        <w:trPr>
          <w:trHeight w:val="719"/>
        </w:trPr>
        <w:tc>
          <w:tcPr>
            <w:tcW w:w="4495" w:type="dxa"/>
          </w:tcPr>
          <w:p w14:paraId="484957E9" w14:textId="77777777" w:rsidR="007E73AB" w:rsidRPr="00981CD1" w:rsidRDefault="007E73AB" w:rsidP="000943D0">
            <w:pPr>
              <w:pStyle w:val="ListParagraph"/>
              <w:numPr>
                <w:ilvl w:val="0"/>
                <w:numId w:val="13"/>
              </w:numPr>
              <w:rPr>
                <w:rFonts w:ascii="Times New Roman" w:hAnsi="Times New Roman" w:cs="Times New Roman"/>
                <w:lang w:val="vi-VN"/>
              </w:rPr>
            </w:pPr>
            <w:r w:rsidRPr="00981CD1">
              <w:rPr>
                <w:rFonts w:ascii="Times New Roman" w:hAnsi="Times New Roman" w:cs="Times New Roman"/>
              </w:rPr>
              <w:t>User</w:t>
            </w:r>
            <w:r w:rsidRPr="00981CD1">
              <w:rPr>
                <w:rFonts w:ascii="Times New Roman" w:hAnsi="Times New Roman" w:cs="Times New Roman"/>
                <w:lang w:val="vi-VN"/>
              </w:rPr>
              <w:t xml:space="preserve"> register using social media account</w:t>
            </w:r>
          </w:p>
        </w:tc>
        <w:tc>
          <w:tcPr>
            <w:tcW w:w="4855" w:type="dxa"/>
          </w:tcPr>
          <w:p w14:paraId="40BE61CE" w14:textId="77777777" w:rsidR="007E73AB" w:rsidRPr="00981CD1" w:rsidRDefault="007E73AB" w:rsidP="000943D0">
            <w:pPr>
              <w:pStyle w:val="ListParagraph"/>
              <w:numPr>
                <w:ilvl w:val="0"/>
                <w:numId w:val="11"/>
              </w:numPr>
              <w:rPr>
                <w:rFonts w:ascii="Times New Roman" w:hAnsi="Times New Roman" w:cs="Times New Roman"/>
                <w:lang w:val="vi-VN"/>
              </w:rPr>
            </w:pPr>
            <w:r w:rsidRPr="00981CD1">
              <w:rPr>
                <w:rFonts w:ascii="Times New Roman" w:hAnsi="Times New Roman" w:cs="Times New Roman"/>
                <w:lang w:val="vi-VN"/>
              </w:rPr>
              <w:t>The system will provide option for social media registration</w:t>
            </w:r>
            <w:r w:rsidRPr="00981CD1">
              <w:rPr>
                <w:rFonts w:ascii="Times New Roman" w:hAnsi="Times New Roman" w:cs="Times New Roman"/>
              </w:rPr>
              <w:t>.</w:t>
            </w:r>
          </w:p>
        </w:tc>
      </w:tr>
      <w:tr w:rsidR="007E73AB" w:rsidRPr="00981CD1" w14:paraId="2F253B5F" w14:textId="77777777">
        <w:trPr>
          <w:trHeight w:val="1007"/>
        </w:trPr>
        <w:tc>
          <w:tcPr>
            <w:tcW w:w="4495" w:type="dxa"/>
          </w:tcPr>
          <w:p w14:paraId="3BD6E3D8" w14:textId="2A1F9FCC" w:rsidR="007E73AB" w:rsidRPr="00981CD1" w:rsidRDefault="007E73AB" w:rsidP="000943D0">
            <w:pPr>
              <w:pStyle w:val="ListParagraph"/>
              <w:numPr>
                <w:ilvl w:val="0"/>
                <w:numId w:val="15"/>
              </w:numPr>
              <w:rPr>
                <w:rFonts w:ascii="Times New Roman" w:hAnsi="Times New Roman" w:cs="Times New Roman"/>
                <w:lang w:val="vi-VN"/>
              </w:rPr>
            </w:pPr>
            <w:r w:rsidRPr="00981CD1">
              <w:rPr>
                <w:rFonts w:ascii="Times New Roman" w:hAnsi="Times New Roman" w:cs="Times New Roman"/>
              </w:rPr>
              <w:t>User</w:t>
            </w:r>
            <w:r w:rsidRPr="00981CD1">
              <w:rPr>
                <w:rFonts w:ascii="Times New Roman" w:hAnsi="Times New Roman" w:cs="Times New Roman"/>
                <w:lang w:val="vi-VN"/>
              </w:rPr>
              <w:t xml:space="preserve"> is one of the organization members or an employee</w:t>
            </w:r>
            <w:r w:rsidR="00E244A1">
              <w:rPr>
                <w:rFonts w:ascii="Times New Roman" w:hAnsi="Times New Roman" w:cs="Times New Roman"/>
                <w:lang w:val="vi-VN"/>
              </w:rPr>
              <w:t xml:space="preserve"> </w:t>
            </w:r>
            <w:r w:rsidR="00015B46">
              <w:rPr>
                <w:rFonts w:ascii="Times New Roman" w:hAnsi="Times New Roman" w:cs="Times New Roman"/>
                <w:lang w:val="vi-VN"/>
              </w:rPr>
              <w:t>(authorized</w:t>
            </w:r>
            <w:r w:rsidR="00E244A1">
              <w:rPr>
                <w:rFonts w:ascii="Times New Roman" w:hAnsi="Times New Roman" w:cs="Times New Roman"/>
                <w:lang w:val="vi-VN"/>
              </w:rPr>
              <w:t xml:space="preserve"> internal user)</w:t>
            </w:r>
          </w:p>
        </w:tc>
        <w:tc>
          <w:tcPr>
            <w:tcW w:w="4855" w:type="dxa"/>
          </w:tcPr>
          <w:p w14:paraId="3DEFAF4F" w14:textId="77777777" w:rsidR="007E73AB" w:rsidRPr="00981CD1" w:rsidRDefault="007E73AB" w:rsidP="000943D0">
            <w:pPr>
              <w:pStyle w:val="ListParagraph"/>
              <w:numPr>
                <w:ilvl w:val="0"/>
                <w:numId w:val="7"/>
              </w:numPr>
              <w:rPr>
                <w:rFonts w:ascii="Times New Roman" w:hAnsi="Times New Roman" w:cs="Times New Roman"/>
                <w:lang w:val="vi-VN"/>
              </w:rPr>
            </w:pPr>
            <w:r w:rsidRPr="00981CD1">
              <w:rPr>
                <w:rFonts w:ascii="Times New Roman" w:hAnsi="Times New Roman" w:cs="Times New Roman"/>
                <w:lang w:val="vi-VN"/>
              </w:rPr>
              <w:t>The system will have a option to put the security code of the store or company email wich is already apporved</w:t>
            </w:r>
            <w:r w:rsidRPr="00981CD1">
              <w:rPr>
                <w:rFonts w:ascii="Times New Roman" w:hAnsi="Times New Roman" w:cs="Times New Roman"/>
              </w:rPr>
              <w:t>.</w:t>
            </w:r>
          </w:p>
        </w:tc>
      </w:tr>
    </w:tbl>
    <w:p w14:paraId="62F6A332" w14:textId="2E74AC34" w:rsidR="005F4C67" w:rsidRPr="004D521E" w:rsidRDefault="00166004" w:rsidP="000943D0">
      <w:pPr>
        <w:pStyle w:val="Heading2"/>
        <w:numPr>
          <w:ilvl w:val="0"/>
          <w:numId w:val="92"/>
        </w:numPr>
        <w:rPr>
          <w:rFonts w:ascii="Times New Roman" w:hAnsi="Times New Roman" w:cs="Times New Roman"/>
          <w:b/>
          <w:bCs/>
          <w:color w:val="auto"/>
          <w:sz w:val="36"/>
          <w:szCs w:val="36"/>
        </w:rPr>
      </w:pPr>
      <w:r>
        <w:br w:type="page"/>
      </w:r>
      <w:bookmarkStart w:id="13" w:name="_Toc208537296"/>
      <w:r w:rsidR="00A56C32" w:rsidRPr="00371A13">
        <w:rPr>
          <w:rFonts w:ascii="Times New Roman" w:hAnsi="Times New Roman" w:cs="Times New Roman"/>
          <w:b/>
          <w:color w:val="000000" w:themeColor="text1"/>
          <w:sz w:val="36"/>
          <w:szCs w:val="36"/>
        </w:rPr>
        <w:lastRenderedPageBreak/>
        <w:t>Browsing</w:t>
      </w:r>
      <w:r w:rsidR="001345E8" w:rsidRPr="004D521E">
        <w:rPr>
          <w:rFonts w:ascii="Times New Roman" w:hAnsi="Times New Roman" w:cs="Times New Roman"/>
          <w:b/>
          <w:bCs/>
          <w:color w:val="auto"/>
          <w:sz w:val="36"/>
          <w:szCs w:val="36"/>
        </w:rPr>
        <w:t xml:space="preserve"> store catalogue</w:t>
      </w:r>
      <w:bookmarkEnd w:id="13"/>
    </w:p>
    <w:tbl>
      <w:tblPr>
        <w:tblStyle w:val="TableGrid"/>
        <w:tblW w:w="0" w:type="auto"/>
        <w:tblLook w:val="04A0" w:firstRow="1" w:lastRow="0" w:firstColumn="1" w:lastColumn="0" w:noHBand="0" w:noVBand="1"/>
      </w:tblPr>
      <w:tblGrid>
        <w:gridCol w:w="4495"/>
        <w:gridCol w:w="4855"/>
      </w:tblGrid>
      <w:tr w:rsidR="007E73AB" w:rsidRPr="007A5C47" w14:paraId="73105A91" w14:textId="77777777" w:rsidTr="007F2D16">
        <w:trPr>
          <w:trHeight w:val="818"/>
        </w:trPr>
        <w:tc>
          <w:tcPr>
            <w:tcW w:w="9350" w:type="dxa"/>
            <w:gridSpan w:val="2"/>
            <w:shd w:val="clear" w:color="auto" w:fill="C1E4F5" w:themeFill="accent1" w:themeFillTint="33"/>
            <w:vAlign w:val="center"/>
          </w:tcPr>
          <w:p w14:paraId="5733A366" w14:textId="54987897" w:rsidR="007E73AB" w:rsidRPr="007A5C47" w:rsidRDefault="007E73AB" w:rsidP="00557142">
            <w:pPr>
              <w:jc w:val="center"/>
              <w:rPr>
                <w:rFonts w:ascii="Times New Roman" w:hAnsi="Times New Roman" w:cs="Times New Roman"/>
                <w:b/>
              </w:rPr>
            </w:pPr>
            <w:r w:rsidRPr="007A5C47">
              <w:rPr>
                <w:rFonts w:ascii="Times New Roman" w:hAnsi="Times New Roman" w:cs="Times New Roman"/>
                <w:b/>
              </w:rPr>
              <w:t>Task</w:t>
            </w:r>
            <w:r w:rsidR="007A5C47" w:rsidRPr="007A5C47">
              <w:rPr>
                <w:rFonts w:ascii="Times New Roman" w:hAnsi="Times New Roman" w:cs="Times New Roman"/>
                <w:b/>
                <w:bCs/>
              </w:rPr>
              <w:t xml:space="preserve"> –</w:t>
            </w:r>
            <w:r w:rsidRPr="007A5C47">
              <w:rPr>
                <w:rFonts w:ascii="Times New Roman" w:hAnsi="Times New Roman" w:cs="Times New Roman"/>
                <w:b/>
              </w:rPr>
              <w:t xml:space="preserve"> </w:t>
            </w:r>
            <w:r w:rsidRPr="007A5C47">
              <w:rPr>
                <w:rFonts w:ascii="Times New Roman" w:hAnsi="Times New Roman" w:cs="Times New Roman"/>
                <w:b/>
                <w:lang w:val="vi-VN"/>
              </w:rPr>
              <w:t>Browsing store catalouge</w:t>
            </w:r>
          </w:p>
        </w:tc>
      </w:tr>
      <w:tr w:rsidR="007E73AB" w:rsidRPr="007A5C47" w14:paraId="75E6D1DD" w14:textId="77777777" w:rsidTr="007A5C47">
        <w:trPr>
          <w:trHeight w:val="890"/>
        </w:trPr>
        <w:tc>
          <w:tcPr>
            <w:tcW w:w="4495" w:type="dxa"/>
            <w:vAlign w:val="center"/>
          </w:tcPr>
          <w:p w14:paraId="556F56B3" w14:textId="2669AD15" w:rsidR="007E73AB" w:rsidRPr="007A5C47" w:rsidRDefault="007E73AB" w:rsidP="007A5C47">
            <w:pPr>
              <w:jc w:val="center"/>
              <w:rPr>
                <w:rFonts w:ascii="Times New Roman" w:hAnsi="Times New Roman" w:cs="Times New Roman"/>
                <w:b/>
              </w:rPr>
            </w:pPr>
            <w:r w:rsidRPr="007A5C47">
              <w:rPr>
                <w:rFonts w:ascii="Times New Roman" w:hAnsi="Times New Roman" w:cs="Times New Roman"/>
                <w:b/>
                <w:lang w:val="vi-VN"/>
              </w:rPr>
              <w:t>Purpose</w:t>
            </w:r>
          </w:p>
        </w:tc>
        <w:tc>
          <w:tcPr>
            <w:tcW w:w="4855" w:type="dxa"/>
          </w:tcPr>
          <w:p w14:paraId="2B5DEBC4" w14:textId="77777777" w:rsidR="007E73AB" w:rsidRPr="007A5C47" w:rsidRDefault="007E73AB" w:rsidP="000943D0">
            <w:pPr>
              <w:pStyle w:val="ListParagraph"/>
              <w:numPr>
                <w:ilvl w:val="0"/>
                <w:numId w:val="31"/>
              </w:numPr>
              <w:rPr>
                <w:rFonts w:ascii="Times New Roman" w:hAnsi="Times New Roman" w:cs="Times New Roman"/>
                <w:lang w:val="vi-VN"/>
              </w:rPr>
            </w:pPr>
            <w:r w:rsidRPr="007A5C47">
              <w:rPr>
                <w:rFonts w:ascii="Times New Roman" w:hAnsi="Times New Roman" w:cs="Times New Roman"/>
                <w:lang w:val="vi-VN"/>
              </w:rPr>
              <w:t>Explore available products, comparation among products</w:t>
            </w:r>
          </w:p>
          <w:p w14:paraId="4D2A96C5" w14:textId="77777777" w:rsidR="007E73AB" w:rsidRPr="007A5C47" w:rsidRDefault="007E73AB" w:rsidP="000943D0">
            <w:pPr>
              <w:pStyle w:val="ListParagraph"/>
              <w:numPr>
                <w:ilvl w:val="0"/>
                <w:numId w:val="31"/>
              </w:numPr>
              <w:rPr>
                <w:rFonts w:ascii="Times New Roman" w:hAnsi="Times New Roman" w:cs="Times New Roman"/>
                <w:lang w:val="vi-VN"/>
              </w:rPr>
            </w:pPr>
            <w:r w:rsidRPr="007A5C47">
              <w:rPr>
                <w:rFonts w:ascii="Times New Roman" w:hAnsi="Times New Roman" w:cs="Times New Roman"/>
                <w:lang w:val="vi-VN"/>
              </w:rPr>
              <w:t xml:space="preserve">Identify the interest of users </w:t>
            </w:r>
          </w:p>
        </w:tc>
      </w:tr>
      <w:tr w:rsidR="007E73AB" w:rsidRPr="007A5C47" w14:paraId="61788F67" w14:textId="77777777" w:rsidTr="004810CC">
        <w:trPr>
          <w:trHeight w:val="710"/>
        </w:trPr>
        <w:tc>
          <w:tcPr>
            <w:tcW w:w="4495" w:type="dxa"/>
            <w:vAlign w:val="center"/>
          </w:tcPr>
          <w:p w14:paraId="330E045F" w14:textId="77777777" w:rsidR="007E73AB" w:rsidRPr="007A5C47" w:rsidRDefault="007E73AB" w:rsidP="007A5C47">
            <w:pPr>
              <w:jc w:val="center"/>
              <w:rPr>
                <w:rFonts w:ascii="Times New Roman" w:hAnsi="Times New Roman" w:cs="Times New Roman"/>
                <w:b/>
                <w:lang w:val="vi-VN"/>
              </w:rPr>
            </w:pPr>
            <w:r w:rsidRPr="007A5C47">
              <w:rPr>
                <w:rFonts w:ascii="Times New Roman" w:hAnsi="Times New Roman" w:cs="Times New Roman"/>
                <w:b/>
              </w:rPr>
              <w:t>Trigger</w:t>
            </w:r>
            <w:r w:rsidRPr="007A5C47">
              <w:rPr>
                <w:rFonts w:ascii="Times New Roman" w:hAnsi="Times New Roman" w:cs="Times New Roman"/>
                <w:b/>
                <w:lang w:val="vi-VN"/>
              </w:rPr>
              <w:t>/Precondition</w:t>
            </w:r>
          </w:p>
        </w:tc>
        <w:tc>
          <w:tcPr>
            <w:tcW w:w="4855" w:type="dxa"/>
          </w:tcPr>
          <w:p w14:paraId="3BCA785E" w14:textId="77777777" w:rsidR="007E73AB" w:rsidRPr="007A5C47" w:rsidRDefault="007E73AB">
            <w:pPr>
              <w:rPr>
                <w:rFonts w:ascii="Times New Roman" w:hAnsi="Times New Roman" w:cs="Times New Roman"/>
                <w:lang w:val="vi-VN"/>
              </w:rPr>
            </w:pPr>
            <w:r w:rsidRPr="007A5C47">
              <w:rPr>
                <w:rFonts w:ascii="Times New Roman" w:hAnsi="Times New Roman" w:cs="Times New Roman"/>
                <w:lang w:val="vi-VN"/>
              </w:rPr>
              <w:t xml:space="preserve">A user go through the store’s website and choosing the catalogue page </w:t>
            </w:r>
          </w:p>
        </w:tc>
      </w:tr>
      <w:tr w:rsidR="007E73AB" w:rsidRPr="007A5C47" w14:paraId="1FCF8F9E" w14:textId="77777777" w:rsidTr="007A5C47">
        <w:trPr>
          <w:trHeight w:val="881"/>
        </w:trPr>
        <w:tc>
          <w:tcPr>
            <w:tcW w:w="4495" w:type="dxa"/>
            <w:vAlign w:val="center"/>
          </w:tcPr>
          <w:p w14:paraId="692259C7" w14:textId="77777777" w:rsidR="007E73AB" w:rsidRPr="007A5C47" w:rsidRDefault="007E73AB" w:rsidP="007A5C47">
            <w:pPr>
              <w:jc w:val="center"/>
              <w:rPr>
                <w:rFonts w:ascii="Times New Roman" w:hAnsi="Times New Roman" w:cs="Times New Roman"/>
                <w:b/>
              </w:rPr>
            </w:pPr>
            <w:r w:rsidRPr="007A5C47">
              <w:rPr>
                <w:rFonts w:ascii="Times New Roman" w:hAnsi="Times New Roman" w:cs="Times New Roman"/>
                <w:b/>
              </w:rPr>
              <w:t>Frequency</w:t>
            </w:r>
          </w:p>
        </w:tc>
        <w:tc>
          <w:tcPr>
            <w:tcW w:w="4855" w:type="dxa"/>
          </w:tcPr>
          <w:p w14:paraId="65DB0EB1" w14:textId="77777777" w:rsidR="007E73AB" w:rsidRPr="007A5C47" w:rsidRDefault="007E73AB">
            <w:pPr>
              <w:rPr>
                <w:rFonts w:ascii="Times New Roman" w:hAnsi="Times New Roman" w:cs="Times New Roman"/>
                <w:lang w:val="vi-VN"/>
              </w:rPr>
            </w:pPr>
            <w:r w:rsidRPr="007A5C47">
              <w:rPr>
                <w:rFonts w:ascii="Times New Roman" w:hAnsi="Times New Roman" w:cs="Times New Roman"/>
              </w:rPr>
              <w:t>High</w:t>
            </w:r>
            <w:r w:rsidRPr="007A5C47">
              <w:rPr>
                <w:rFonts w:ascii="Times New Roman" w:hAnsi="Times New Roman" w:cs="Times New Roman"/>
                <w:lang w:val="vi-VN"/>
              </w:rPr>
              <w:t>, this task will be the initial tasks for many next tasks like adding products to cart or making payment</w:t>
            </w:r>
          </w:p>
        </w:tc>
      </w:tr>
      <w:tr w:rsidR="007E73AB" w:rsidRPr="007A5C47" w14:paraId="7A8D2F51" w14:textId="77777777" w:rsidTr="004810CC">
        <w:trPr>
          <w:trHeight w:val="710"/>
        </w:trPr>
        <w:tc>
          <w:tcPr>
            <w:tcW w:w="4495" w:type="dxa"/>
            <w:vAlign w:val="center"/>
          </w:tcPr>
          <w:p w14:paraId="78C568C7" w14:textId="77777777" w:rsidR="007E73AB" w:rsidRPr="007A5C47" w:rsidRDefault="007E73AB" w:rsidP="007A5C47">
            <w:pPr>
              <w:jc w:val="center"/>
              <w:rPr>
                <w:rFonts w:ascii="Times New Roman" w:hAnsi="Times New Roman" w:cs="Times New Roman"/>
                <w:b/>
              </w:rPr>
            </w:pPr>
            <w:r w:rsidRPr="007A5C47">
              <w:rPr>
                <w:rFonts w:ascii="Times New Roman" w:hAnsi="Times New Roman" w:cs="Times New Roman"/>
                <w:b/>
              </w:rPr>
              <w:t>Critical</w:t>
            </w:r>
          </w:p>
        </w:tc>
        <w:tc>
          <w:tcPr>
            <w:tcW w:w="4855" w:type="dxa"/>
          </w:tcPr>
          <w:p w14:paraId="485185F7" w14:textId="77777777" w:rsidR="007E73AB" w:rsidRPr="007A5C47" w:rsidRDefault="007E73AB">
            <w:pPr>
              <w:rPr>
                <w:rFonts w:ascii="Times New Roman" w:hAnsi="Times New Roman" w:cs="Times New Roman"/>
                <w:lang w:val="vi-VN"/>
              </w:rPr>
            </w:pPr>
            <w:r w:rsidRPr="007A5C47">
              <w:rPr>
                <w:rFonts w:ascii="Times New Roman" w:hAnsi="Times New Roman" w:cs="Times New Roman"/>
                <w:lang w:val="vi-VN"/>
              </w:rPr>
              <w:t>Large product catalogue (500+ products)</w:t>
            </w:r>
          </w:p>
        </w:tc>
      </w:tr>
      <w:tr w:rsidR="007E73AB" w:rsidRPr="007A5C47" w14:paraId="62A2567A" w14:textId="77777777" w:rsidTr="007A5C47">
        <w:trPr>
          <w:trHeight w:val="629"/>
        </w:trPr>
        <w:tc>
          <w:tcPr>
            <w:tcW w:w="4495" w:type="dxa"/>
            <w:vAlign w:val="center"/>
          </w:tcPr>
          <w:p w14:paraId="155D276C" w14:textId="77777777" w:rsidR="007E73AB" w:rsidRPr="007A5C47" w:rsidRDefault="007E73AB" w:rsidP="007A5C47">
            <w:pPr>
              <w:jc w:val="center"/>
              <w:rPr>
                <w:rFonts w:ascii="Times New Roman" w:hAnsi="Times New Roman" w:cs="Times New Roman"/>
                <w:b/>
                <w:lang w:val="vi-VN"/>
              </w:rPr>
            </w:pPr>
            <w:r w:rsidRPr="007A5C47">
              <w:rPr>
                <w:rFonts w:ascii="Times New Roman" w:hAnsi="Times New Roman" w:cs="Times New Roman"/>
                <w:b/>
              </w:rPr>
              <w:t>Work</w:t>
            </w:r>
            <w:r w:rsidRPr="007A5C47">
              <w:rPr>
                <w:rFonts w:ascii="Times New Roman" w:hAnsi="Times New Roman" w:cs="Times New Roman"/>
                <w:b/>
                <w:lang w:val="vi-VN"/>
              </w:rPr>
              <w:t xml:space="preserve"> Area</w:t>
            </w:r>
          </w:p>
        </w:tc>
        <w:tc>
          <w:tcPr>
            <w:tcW w:w="4855" w:type="dxa"/>
          </w:tcPr>
          <w:p w14:paraId="31BE0A6A" w14:textId="77777777" w:rsidR="007E73AB" w:rsidRPr="007A5C47" w:rsidRDefault="007E73AB">
            <w:pPr>
              <w:rPr>
                <w:rFonts w:ascii="Times New Roman" w:hAnsi="Times New Roman" w:cs="Times New Roman"/>
                <w:lang w:val="vi-VN"/>
              </w:rPr>
            </w:pPr>
            <w:r w:rsidRPr="007A5C47">
              <w:rPr>
                <w:rFonts w:ascii="Times New Roman" w:hAnsi="Times New Roman" w:cs="Times New Roman"/>
                <w:lang w:val="vi-VN"/>
              </w:rPr>
              <w:t>Front-end of the Webpage</w:t>
            </w:r>
          </w:p>
        </w:tc>
      </w:tr>
      <w:tr w:rsidR="007E73AB" w:rsidRPr="007A5C47" w14:paraId="321CB60D" w14:textId="77777777" w:rsidTr="004810CC">
        <w:trPr>
          <w:trHeight w:val="620"/>
        </w:trPr>
        <w:tc>
          <w:tcPr>
            <w:tcW w:w="4495" w:type="dxa"/>
            <w:shd w:val="clear" w:color="auto" w:fill="C1E4F5" w:themeFill="accent1" w:themeFillTint="33"/>
            <w:vAlign w:val="center"/>
          </w:tcPr>
          <w:p w14:paraId="08DC7B96" w14:textId="77777777" w:rsidR="007E73AB" w:rsidRPr="004810CC" w:rsidRDefault="007E73AB" w:rsidP="004810CC">
            <w:pPr>
              <w:jc w:val="center"/>
              <w:rPr>
                <w:rFonts w:ascii="Times New Roman" w:hAnsi="Times New Roman" w:cs="Times New Roman"/>
                <w:b/>
                <w:lang w:val="vi-VN"/>
              </w:rPr>
            </w:pPr>
            <w:r w:rsidRPr="004810CC">
              <w:rPr>
                <w:rFonts w:ascii="Times New Roman" w:hAnsi="Times New Roman" w:cs="Times New Roman"/>
                <w:b/>
              </w:rPr>
              <w:t>Sub</w:t>
            </w:r>
            <w:r w:rsidRPr="004810CC">
              <w:rPr>
                <w:rFonts w:ascii="Times New Roman" w:hAnsi="Times New Roman" w:cs="Times New Roman"/>
                <w:b/>
                <w:lang w:val="vi-VN"/>
              </w:rPr>
              <w:t>-</w:t>
            </w:r>
            <w:r w:rsidRPr="004810CC">
              <w:rPr>
                <w:rFonts w:ascii="Times New Roman" w:hAnsi="Times New Roman" w:cs="Times New Roman"/>
                <w:b/>
              </w:rPr>
              <w:t>Task</w:t>
            </w:r>
          </w:p>
        </w:tc>
        <w:tc>
          <w:tcPr>
            <w:tcW w:w="4855" w:type="dxa"/>
            <w:shd w:val="clear" w:color="auto" w:fill="C1E4F5" w:themeFill="accent1" w:themeFillTint="33"/>
            <w:vAlign w:val="center"/>
          </w:tcPr>
          <w:p w14:paraId="0D7DE73D" w14:textId="77777777" w:rsidR="007E73AB" w:rsidRPr="004810CC" w:rsidRDefault="007E73AB" w:rsidP="004810CC">
            <w:pPr>
              <w:jc w:val="center"/>
              <w:rPr>
                <w:rFonts w:ascii="Times New Roman" w:hAnsi="Times New Roman" w:cs="Times New Roman"/>
                <w:b/>
                <w:lang w:val="vi-VN"/>
              </w:rPr>
            </w:pPr>
            <w:r w:rsidRPr="004810CC">
              <w:rPr>
                <w:rFonts w:ascii="Times New Roman" w:hAnsi="Times New Roman" w:cs="Times New Roman"/>
                <w:b/>
                <w:lang w:val="vi-VN"/>
              </w:rPr>
              <w:t>Example Solution</w:t>
            </w:r>
          </w:p>
        </w:tc>
      </w:tr>
      <w:tr w:rsidR="007E73AB" w:rsidRPr="007A5C47" w14:paraId="6B92BCCB" w14:textId="77777777" w:rsidTr="004810CC">
        <w:trPr>
          <w:trHeight w:val="980"/>
        </w:trPr>
        <w:tc>
          <w:tcPr>
            <w:tcW w:w="4495" w:type="dxa"/>
          </w:tcPr>
          <w:p w14:paraId="1280CE9E" w14:textId="77777777" w:rsidR="007E73AB" w:rsidRPr="007A5C47" w:rsidRDefault="007E73AB" w:rsidP="000943D0">
            <w:pPr>
              <w:pStyle w:val="ListParagraph"/>
              <w:numPr>
                <w:ilvl w:val="0"/>
                <w:numId w:val="30"/>
              </w:numPr>
              <w:rPr>
                <w:rFonts w:ascii="Times New Roman" w:hAnsi="Times New Roman" w:cs="Times New Roman"/>
                <w:lang w:val="vi-VN"/>
              </w:rPr>
            </w:pPr>
            <w:r w:rsidRPr="007A5C47">
              <w:rPr>
                <w:rFonts w:ascii="Times New Roman" w:hAnsi="Times New Roman" w:cs="Times New Roman"/>
                <w:lang w:val="vi-VN"/>
              </w:rPr>
              <w:t>Acess the catalogue</w:t>
            </w:r>
          </w:p>
          <w:p w14:paraId="72833838" w14:textId="77777777" w:rsidR="007E73AB" w:rsidRPr="007A5C47" w:rsidRDefault="007E73AB">
            <w:pPr>
              <w:rPr>
                <w:rFonts w:ascii="Times New Roman" w:hAnsi="Times New Roman" w:cs="Times New Roman"/>
                <w:lang w:val="vi-VN"/>
              </w:rPr>
            </w:pPr>
          </w:p>
          <w:p w14:paraId="2F10BEB8" w14:textId="77777777" w:rsidR="007E73AB" w:rsidRPr="007A5C47" w:rsidRDefault="007E73AB">
            <w:pPr>
              <w:rPr>
                <w:rFonts w:ascii="Times New Roman" w:hAnsi="Times New Roman" w:cs="Times New Roman"/>
                <w:b/>
                <w:lang w:val="vi-VN"/>
              </w:rPr>
            </w:pPr>
          </w:p>
          <w:p w14:paraId="2BD76037" w14:textId="2F05AF8B" w:rsidR="007E73AB" w:rsidRPr="004810CC" w:rsidRDefault="007E73AB">
            <w:pPr>
              <w:rPr>
                <w:rFonts w:ascii="Times New Roman" w:hAnsi="Times New Roman" w:cs="Times New Roman"/>
                <w:b/>
              </w:rPr>
            </w:pPr>
            <w:r w:rsidRPr="007A5C47">
              <w:rPr>
                <w:rFonts w:ascii="Times New Roman" w:hAnsi="Times New Roman" w:cs="Times New Roman"/>
                <w:b/>
                <w:lang w:val="vi-VN"/>
              </w:rPr>
              <w:t xml:space="preserve">Problem: </w:t>
            </w:r>
            <w:r w:rsidRPr="007A5C47">
              <w:rPr>
                <w:rFonts w:ascii="Times New Roman" w:hAnsi="Times New Roman" w:cs="Times New Roman"/>
                <w:lang w:val="vi-VN"/>
              </w:rPr>
              <w:t xml:space="preserve">The page of catalogue response slowly </w:t>
            </w:r>
          </w:p>
          <w:p w14:paraId="0092F6B3" w14:textId="77777777" w:rsidR="007E73AB" w:rsidRPr="007A5C47" w:rsidRDefault="007E73AB">
            <w:pPr>
              <w:rPr>
                <w:rFonts w:ascii="Times New Roman" w:hAnsi="Times New Roman" w:cs="Times New Roman"/>
                <w:lang w:val="vi-VN"/>
              </w:rPr>
            </w:pPr>
          </w:p>
        </w:tc>
        <w:tc>
          <w:tcPr>
            <w:tcW w:w="4855" w:type="dxa"/>
          </w:tcPr>
          <w:p w14:paraId="210EE6E7" w14:textId="77777777" w:rsidR="007E73AB" w:rsidRPr="007A5C47" w:rsidRDefault="007E73AB" w:rsidP="000943D0">
            <w:pPr>
              <w:pStyle w:val="ListParagraph"/>
              <w:numPr>
                <w:ilvl w:val="0"/>
                <w:numId w:val="9"/>
              </w:numPr>
              <w:rPr>
                <w:rFonts w:ascii="Times New Roman" w:hAnsi="Times New Roman" w:cs="Times New Roman"/>
                <w:lang w:val="vi-VN"/>
              </w:rPr>
            </w:pPr>
            <w:r w:rsidRPr="007A5C47">
              <w:rPr>
                <w:rFonts w:ascii="Times New Roman" w:hAnsi="Times New Roman" w:cs="Times New Roman"/>
                <w:lang w:val="vi-VN"/>
              </w:rPr>
              <w:t>The system will provide the efficient permission for user to access the catalogue</w:t>
            </w:r>
          </w:p>
          <w:p w14:paraId="53BCF666" w14:textId="77777777" w:rsidR="007E73AB" w:rsidRPr="007A5C47" w:rsidRDefault="007E73AB">
            <w:pPr>
              <w:pStyle w:val="ListParagraph"/>
              <w:ind w:left="360"/>
              <w:rPr>
                <w:rFonts w:ascii="Times New Roman" w:hAnsi="Times New Roman" w:cs="Times New Roman"/>
                <w:lang w:val="vi-VN"/>
              </w:rPr>
            </w:pPr>
          </w:p>
          <w:p w14:paraId="13457B2A" w14:textId="77777777" w:rsidR="007E73AB" w:rsidRPr="007A5C47" w:rsidRDefault="007E73AB" w:rsidP="000943D0">
            <w:pPr>
              <w:pStyle w:val="ListParagraph"/>
              <w:numPr>
                <w:ilvl w:val="0"/>
                <w:numId w:val="9"/>
              </w:numPr>
              <w:rPr>
                <w:rFonts w:ascii="Times New Roman" w:hAnsi="Times New Roman" w:cs="Times New Roman"/>
                <w:lang w:val="vi-VN"/>
              </w:rPr>
            </w:pPr>
            <w:r w:rsidRPr="007A5C47">
              <w:rPr>
                <w:rFonts w:ascii="Times New Roman" w:hAnsi="Times New Roman" w:cs="Times New Roman"/>
                <w:lang w:val="vi-VN"/>
              </w:rPr>
              <w:t>The system will be implemented efficiently and should respond under 200ms</w:t>
            </w:r>
          </w:p>
        </w:tc>
      </w:tr>
      <w:tr w:rsidR="007E73AB" w:rsidRPr="007A5C47" w14:paraId="69AE9B7D" w14:textId="77777777" w:rsidTr="004810CC">
        <w:trPr>
          <w:trHeight w:val="1835"/>
        </w:trPr>
        <w:tc>
          <w:tcPr>
            <w:tcW w:w="4495" w:type="dxa"/>
          </w:tcPr>
          <w:p w14:paraId="77619CF9" w14:textId="77777777" w:rsidR="007E73AB" w:rsidRPr="007A5C47" w:rsidRDefault="007E73AB" w:rsidP="000943D0">
            <w:pPr>
              <w:pStyle w:val="ListParagraph"/>
              <w:numPr>
                <w:ilvl w:val="0"/>
                <w:numId w:val="30"/>
              </w:numPr>
              <w:rPr>
                <w:rFonts w:ascii="Times New Roman" w:hAnsi="Times New Roman" w:cs="Times New Roman"/>
                <w:lang w:val="vi-VN"/>
              </w:rPr>
            </w:pPr>
            <w:r w:rsidRPr="007A5C47">
              <w:rPr>
                <w:rFonts w:ascii="Times New Roman" w:hAnsi="Times New Roman" w:cs="Times New Roman"/>
                <w:lang w:val="vi-VN"/>
              </w:rPr>
              <w:t>Products searching and navigating</w:t>
            </w:r>
          </w:p>
          <w:p w14:paraId="76CFE594" w14:textId="77777777" w:rsidR="007E73AB" w:rsidRPr="007A5C47" w:rsidRDefault="007E73AB">
            <w:pPr>
              <w:rPr>
                <w:rFonts w:ascii="Times New Roman" w:hAnsi="Times New Roman" w:cs="Times New Roman"/>
                <w:lang w:val="vi-VN"/>
              </w:rPr>
            </w:pPr>
          </w:p>
          <w:p w14:paraId="20A758FA" w14:textId="77777777" w:rsidR="007E73AB" w:rsidRPr="007A5C47" w:rsidRDefault="007E73AB">
            <w:pPr>
              <w:rPr>
                <w:rFonts w:ascii="Times New Roman" w:hAnsi="Times New Roman" w:cs="Times New Roman"/>
                <w:lang w:val="vi-VN"/>
              </w:rPr>
            </w:pPr>
          </w:p>
          <w:p w14:paraId="2C37A1DA" w14:textId="31625E4D" w:rsidR="007E73AB" w:rsidRPr="004810CC" w:rsidRDefault="007E73AB">
            <w:pPr>
              <w:rPr>
                <w:rFonts w:ascii="Times New Roman" w:hAnsi="Times New Roman" w:cs="Times New Roman"/>
              </w:rPr>
            </w:pPr>
            <w:r w:rsidRPr="007A5C47">
              <w:rPr>
                <w:rFonts w:ascii="Times New Roman" w:hAnsi="Times New Roman" w:cs="Times New Roman"/>
                <w:b/>
                <w:lang w:val="vi-VN"/>
              </w:rPr>
              <w:t>Problem:</w:t>
            </w:r>
            <w:r w:rsidRPr="007A5C47">
              <w:rPr>
                <w:rFonts w:ascii="Times New Roman" w:hAnsi="Times New Roman" w:cs="Times New Roman"/>
                <w:lang w:val="vi-VN"/>
              </w:rPr>
              <w:t xml:space="preserve"> Inputs from users sometimes are misspell or wrong typing</w:t>
            </w:r>
          </w:p>
        </w:tc>
        <w:tc>
          <w:tcPr>
            <w:tcW w:w="4855" w:type="dxa"/>
          </w:tcPr>
          <w:p w14:paraId="6D48EF73" w14:textId="77777777" w:rsidR="007E73AB" w:rsidRPr="007A5C47" w:rsidRDefault="007E73AB" w:rsidP="000943D0">
            <w:pPr>
              <w:pStyle w:val="ListParagraph"/>
              <w:numPr>
                <w:ilvl w:val="0"/>
                <w:numId w:val="10"/>
              </w:numPr>
              <w:rPr>
                <w:rFonts w:ascii="Times New Roman" w:hAnsi="Times New Roman" w:cs="Times New Roman"/>
                <w:lang w:val="vi-VN"/>
              </w:rPr>
            </w:pPr>
            <w:r w:rsidRPr="007A5C47">
              <w:rPr>
                <w:rFonts w:ascii="Times New Roman" w:hAnsi="Times New Roman" w:cs="Times New Roman"/>
                <w:lang w:val="vi-VN"/>
              </w:rPr>
              <w:t>The system will provide a search bar at a really top of the page</w:t>
            </w:r>
          </w:p>
          <w:p w14:paraId="22170504" w14:textId="77777777" w:rsidR="007E73AB" w:rsidRPr="007A5C47" w:rsidRDefault="007E73AB">
            <w:pPr>
              <w:pStyle w:val="ListParagraph"/>
              <w:ind w:left="360"/>
              <w:rPr>
                <w:rFonts w:ascii="Times New Roman" w:hAnsi="Times New Roman" w:cs="Times New Roman"/>
                <w:lang w:val="vi-VN"/>
              </w:rPr>
            </w:pPr>
          </w:p>
          <w:p w14:paraId="6828360E" w14:textId="77777777" w:rsidR="007E73AB" w:rsidRPr="007A5C47" w:rsidRDefault="007E73AB" w:rsidP="000943D0">
            <w:pPr>
              <w:pStyle w:val="ListParagraph"/>
              <w:numPr>
                <w:ilvl w:val="0"/>
                <w:numId w:val="10"/>
              </w:numPr>
              <w:rPr>
                <w:rFonts w:ascii="Times New Roman" w:hAnsi="Times New Roman" w:cs="Times New Roman"/>
                <w:lang w:val="vi-VN"/>
              </w:rPr>
            </w:pPr>
            <w:r w:rsidRPr="007A5C47">
              <w:rPr>
                <w:rFonts w:ascii="Times New Roman" w:hAnsi="Times New Roman" w:cs="Times New Roman"/>
                <w:lang w:val="vi-VN"/>
              </w:rPr>
              <w:t>The search results will be precisely even some input is misspell (type “samsun” but the result still return “samsung”</w:t>
            </w:r>
          </w:p>
        </w:tc>
      </w:tr>
      <w:tr w:rsidR="007E73AB" w:rsidRPr="007A5C47" w14:paraId="5F666F6E" w14:textId="77777777">
        <w:tc>
          <w:tcPr>
            <w:tcW w:w="4495" w:type="dxa"/>
          </w:tcPr>
          <w:p w14:paraId="6A8FF388" w14:textId="77777777" w:rsidR="007E73AB" w:rsidRPr="007A5C47" w:rsidRDefault="007E73AB" w:rsidP="000943D0">
            <w:pPr>
              <w:pStyle w:val="ListParagraph"/>
              <w:numPr>
                <w:ilvl w:val="0"/>
                <w:numId w:val="30"/>
              </w:numPr>
              <w:rPr>
                <w:rFonts w:ascii="Times New Roman" w:hAnsi="Times New Roman" w:cs="Times New Roman"/>
                <w:lang w:val="vi-VN"/>
              </w:rPr>
            </w:pPr>
            <w:r w:rsidRPr="007A5C47">
              <w:rPr>
                <w:rFonts w:ascii="Times New Roman" w:hAnsi="Times New Roman" w:cs="Times New Roman"/>
                <w:lang w:val="vi-VN"/>
              </w:rPr>
              <w:t>View product listing</w:t>
            </w:r>
          </w:p>
          <w:p w14:paraId="2F7EA28A" w14:textId="77777777" w:rsidR="007E73AB" w:rsidRPr="007A5C47" w:rsidRDefault="007E73AB">
            <w:pPr>
              <w:pStyle w:val="ListParagraph"/>
              <w:ind w:left="360"/>
              <w:rPr>
                <w:rFonts w:ascii="Times New Roman" w:hAnsi="Times New Roman" w:cs="Times New Roman"/>
                <w:lang w:val="vi-VN"/>
              </w:rPr>
            </w:pPr>
          </w:p>
          <w:p w14:paraId="282E64D2" w14:textId="77777777" w:rsidR="007E73AB" w:rsidRPr="007A5C47" w:rsidRDefault="007E73AB">
            <w:pPr>
              <w:pStyle w:val="ListParagraph"/>
              <w:ind w:left="360"/>
              <w:rPr>
                <w:rFonts w:ascii="Times New Roman" w:hAnsi="Times New Roman" w:cs="Times New Roman"/>
                <w:lang w:val="vi-VN"/>
              </w:rPr>
            </w:pPr>
          </w:p>
          <w:p w14:paraId="16DE9A38" w14:textId="77777777" w:rsidR="007E73AB" w:rsidRPr="007A5C47" w:rsidRDefault="007E73AB">
            <w:pPr>
              <w:pStyle w:val="ListParagraph"/>
              <w:ind w:left="360"/>
              <w:rPr>
                <w:rFonts w:ascii="Times New Roman" w:hAnsi="Times New Roman" w:cs="Times New Roman"/>
                <w:lang w:val="vi-VN"/>
              </w:rPr>
            </w:pPr>
          </w:p>
          <w:p w14:paraId="74CF0638" w14:textId="77777777" w:rsidR="007E73AB" w:rsidRPr="007A5C47" w:rsidRDefault="007E73AB">
            <w:pPr>
              <w:rPr>
                <w:rFonts w:ascii="Times New Roman" w:hAnsi="Times New Roman" w:cs="Times New Roman"/>
                <w:b/>
                <w:lang w:val="vi-VN"/>
              </w:rPr>
            </w:pPr>
            <w:r w:rsidRPr="007A5C47">
              <w:rPr>
                <w:rFonts w:ascii="Times New Roman" w:hAnsi="Times New Roman" w:cs="Times New Roman"/>
                <w:b/>
                <w:lang w:val="vi-VN"/>
              </w:rPr>
              <w:t xml:space="preserve">Problem: </w:t>
            </w:r>
            <w:r w:rsidRPr="007A5C47">
              <w:rPr>
                <w:rFonts w:ascii="Times New Roman" w:hAnsi="Times New Roman" w:cs="Times New Roman"/>
                <w:lang w:val="vi-VN"/>
              </w:rPr>
              <w:t>Small image, not enough product information</w:t>
            </w:r>
          </w:p>
        </w:tc>
        <w:tc>
          <w:tcPr>
            <w:tcW w:w="4855" w:type="dxa"/>
          </w:tcPr>
          <w:p w14:paraId="452E952B" w14:textId="77777777" w:rsidR="007E73AB" w:rsidRPr="007A5C47" w:rsidRDefault="007E73AB" w:rsidP="000943D0">
            <w:pPr>
              <w:pStyle w:val="ListParagraph"/>
              <w:numPr>
                <w:ilvl w:val="0"/>
                <w:numId w:val="10"/>
              </w:numPr>
              <w:rPr>
                <w:rFonts w:ascii="Times New Roman" w:hAnsi="Times New Roman" w:cs="Times New Roman"/>
                <w:lang w:val="vi-VN"/>
              </w:rPr>
            </w:pPr>
            <w:r w:rsidRPr="007A5C47">
              <w:rPr>
                <w:rFonts w:ascii="Times New Roman" w:hAnsi="Times New Roman" w:cs="Times New Roman"/>
                <w:lang w:val="vi-VN"/>
              </w:rPr>
              <w:t>The system will list all the available products in order and can specify by user (price, categories, sale performance)</w:t>
            </w:r>
          </w:p>
          <w:p w14:paraId="271D7202" w14:textId="77777777" w:rsidR="007E73AB" w:rsidRPr="007A5C47" w:rsidRDefault="007E73AB">
            <w:pPr>
              <w:rPr>
                <w:rFonts w:ascii="Times New Roman" w:hAnsi="Times New Roman" w:cs="Times New Roman"/>
                <w:lang w:val="vi-VN"/>
              </w:rPr>
            </w:pPr>
          </w:p>
          <w:p w14:paraId="2FAB72F8" w14:textId="77777777" w:rsidR="007E73AB" w:rsidRPr="007A5C47" w:rsidRDefault="007E73AB" w:rsidP="000943D0">
            <w:pPr>
              <w:pStyle w:val="ListParagraph"/>
              <w:numPr>
                <w:ilvl w:val="0"/>
                <w:numId w:val="10"/>
              </w:numPr>
              <w:rPr>
                <w:rFonts w:ascii="Times New Roman" w:hAnsi="Times New Roman" w:cs="Times New Roman"/>
                <w:lang w:val="vi-VN"/>
              </w:rPr>
            </w:pPr>
            <w:r w:rsidRPr="007A5C47">
              <w:rPr>
                <w:rFonts w:ascii="Times New Roman" w:hAnsi="Times New Roman" w:cs="Times New Roman"/>
                <w:lang w:val="vi-VN"/>
              </w:rPr>
              <w:t>All the products will have 3 main information (name, main 300x300 pixel image, price)</w:t>
            </w:r>
          </w:p>
        </w:tc>
      </w:tr>
      <w:tr w:rsidR="007E73AB" w:rsidRPr="007A5C47" w14:paraId="2A3B9657" w14:textId="77777777" w:rsidTr="004810CC">
        <w:trPr>
          <w:trHeight w:val="710"/>
        </w:trPr>
        <w:tc>
          <w:tcPr>
            <w:tcW w:w="9350" w:type="dxa"/>
            <w:gridSpan w:val="2"/>
            <w:shd w:val="clear" w:color="auto" w:fill="C1E4F5" w:themeFill="accent1" w:themeFillTint="33"/>
            <w:vAlign w:val="center"/>
          </w:tcPr>
          <w:p w14:paraId="77CDB8E8" w14:textId="77777777" w:rsidR="007E73AB" w:rsidRPr="004810CC" w:rsidRDefault="007E73AB" w:rsidP="004810CC">
            <w:pPr>
              <w:jc w:val="center"/>
              <w:rPr>
                <w:rFonts w:ascii="Times New Roman" w:hAnsi="Times New Roman" w:cs="Times New Roman"/>
                <w:b/>
                <w:lang w:val="vi-VN"/>
              </w:rPr>
            </w:pPr>
            <w:r w:rsidRPr="004810CC">
              <w:rPr>
                <w:rFonts w:ascii="Times New Roman" w:hAnsi="Times New Roman" w:cs="Times New Roman"/>
                <w:b/>
              </w:rPr>
              <w:t>Variant</w:t>
            </w:r>
          </w:p>
        </w:tc>
      </w:tr>
      <w:tr w:rsidR="007E73AB" w:rsidRPr="007A5C47" w14:paraId="65A0E349" w14:textId="77777777" w:rsidTr="004810CC">
        <w:trPr>
          <w:trHeight w:val="710"/>
        </w:trPr>
        <w:tc>
          <w:tcPr>
            <w:tcW w:w="4495" w:type="dxa"/>
          </w:tcPr>
          <w:p w14:paraId="4B035D66" w14:textId="3FA223D4" w:rsidR="007E73AB" w:rsidRPr="007A5C47" w:rsidRDefault="007E73AB" w:rsidP="000943D0">
            <w:pPr>
              <w:pStyle w:val="ListParagraph"/>
              <w:numPr>
                <w:ilvl w:val="0"/>
                <w:numId w:val="48"/>
              </w:numPr>
              <w:ind w:left="720"/>
              <w:rPr>
                <w:rFonts w:ascii="Times New Roman" w:hAnsi="Times New Roman" w:cs="Times New Roman"/>
                <w:lang w:val="vi-VN"/>
              </w:rPr>
            </w:pPr>
            <w:r w:rsidRPr="007A5C47">
              <w:rPr>
                <w:rFonts w:ascii="Times New Roman" w:hAnsi="Times New Roman" w:cs="Times New Roman"/>
              </w:rPr>
              <w:t>User</w:t>
            </w:r>
            <w:r w:rsidRPr="007A5C47">
              <w:rPr>
                <w:rFonts w:ascii="Times New Roman" w:hAnsi="Times New Roman" w:cs="Times New Roman"/>
                <w:lang w:val="vi-VN"/>
              </w:rPr>
              <w:t xml:space="preserve"> wants to search for product but does not have a particular word to search</w:t>
            </w:r>
          </w:p>
        </w:tc>
        <w:tc>
          <w:tcPr>
            <w:tcW w:w="4855" w:type="dxa"/>
          </w:tcPr>
          <w:p w14:paraId="5B22EB11" w14:textId="77777777" w:rsidR="007E73AB" w:rsidRPr="007A5C47" w:rsidRDefault="007E73AB" w:rsidP="000943D0">
            <w:pPr>
              <w:pStyle w:val="ListParagraph"/>
              <w:numPr>
                <w:ilvl w:val="0"/>
                <w:numId w:val="11"/>
              </w:numPr>
              <w:rPr>
                <w:rFonts w:ascii="Times New Roman" w:hAnsi="Times New Roman" w:cs="Times New Roman"/>
                <w:lang w:val="vi-VN"/>
              </w:rPr>
            </w:pPr>
            <w:r w:rsidRPr="007A5C47">
              <w:rPr>
                <w:rFonts w:ascii="Times New Roman" w:hAnsi="Times New Roman" w:cs="Times New Roman"/>
                <w:lang w:val="vi-VN"/>
              </w:rPr>
              <w:t>The search will also return related results with the input from user</w:t>
            </w:r>
          </w:p>
        </w:tc>
      </w:tr>
      <w:tr w:rsidR="007E73AB" w:rsidRPr="007A5C47" w14:paraId="32F6C699" w14:textId="77777777" w:rsidTr="004810CC">
        <w:trPr>
          <w:trHeight w:val="1250"/>
        </w:trPr>
        <w:tc>
          <w:tcPr>
            <w:tcW w:w="4495" w:type="dxa"/>
          </w:tcPr>
          <w:p w14:paraId="683C47E0" w14:textId="17DF0850" w:rsidR="007E73AB" w:rsidRPr="007A5C47" w:rsidRDefault="007E73AB" w:rsidP="000943D0">
            <w:pPr>
              <w:pStyle w:val="ListParagraph"/>
              <w:numPr>
                <w:ilvl w:val="0"/>
                <w:numId w:val="60"/>
              </w:numPr>
              <w:ind w:left="720"/>
              <w:rPr>
                <w:rFonts w:ascii="Times New Roman" w:hAnsi="Times New Roman" w:cs="Times New Roman"/>
                <w:lang w:val="vi-VN"/>
              </w:rPr>
            </w:pPr>
            <w:r w:rsidRPr="007A5C47">
              <w:rPr>
                <w:rFonts w:ascii="Times New Roman" w:hAnsi="Times New Roman" w:cs="Times New Roman"/>
                <w:lang w:val="vi-VN"/>
              </w:rPr>
              <w:t xml:space="preserve">One product in listing is already sold out or out of stock </w:t>
            </w:r>
          </w:p>
        </w:tc>
        <w:tc>
          <w:tcPr>
            <w:tcW w:w="4855" w:type="dxa"/>
          </w:tcPr>
          <w:p w14:paraId="6B9E4CD7" w14:textId="77777777" w:rsidR="007E73AB" w:rsidRPr="007A5C47" w:rsidRDefault="007E73AB" w:rsidP="000943D0">
            <w:pPr>
              <w:pStyle w:val="ListParagraph"/>
              <w:numPr>
                <w:ilvl w:val="0"/>
                <w:numId w:val="7"/>
              </w:numPr>
              <w:rPr>
                <w:rFonts w:ascii="Times New Roman" w:hAnsi="Times New Roman" w:cs="Times New Roman"/>
                <w:lang w:val="vi-VN"/>
              </w:rPr>
            </w:pPr>
            <w:r w:rsidRPr="007A5C47">
              <w:rPr>
                <w:rFonts w:ascii="Times New Roman" w:hAnsi="Times New Roman" w:cs="Times New Roman"/>
                <w:lang w:val="vi-VN"/>
              </w:rPr>
              <w:t>The system will display clearly the state “Out of stock” or “Sold out” right on the image of product with a red or noticable color</w:t>
            </w:r>
          </w:p>
        </w:tc>
      </w:tr>
    </w:tbl>
    <w:p w14:paraId="05221A59" w14:textId="77777777" w:rsidR="001345E8" w:rsidRPr="004D521E" w:rsidRDefault="001345E8" w:rsidP="001345E8">
      <w:pPr>
        <w:rPr>
          <w:rFonts w:ascii="Times New Roman" w:hAnsi="Times New Roman" w:cs="Times New Roman"/>
          <w:b/>
          <w:bCs/>
          <w:sz w:val="36"/>
          <w:szCs w:val="36"/>
        </w:rPr>
      </w:pPr>
    </w:p>
    <w:p w14:paraId="46CBA4EB" w14:textId="77777777" w:rsidR="007E73AB" w:rsidRDefault="007E73AB">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6BCD076C" w14:textId="5AE377CA" w:rsidR="001345E8" w:rsidRPr="004D521E" w:rsidRDefault="001345E8" w:rsidP="000943D0">
      <w:pPr>
        <w:pStyle w:val="Heading2"/>
        <w:numPr>
          <w:ilvl w:val="0"/>
          <w:numId w:val="95"/>
        </w:numPr>
        <w:spacing w:line="360" w:lineRule="auto"/>
        <w:rPr>
          <w:rFonts w:ascii="Times New Roman" w:hAnsi="Times New Roman" w:cs="Times New Roman"/>
          <w:b/>
          <w:bCs/>
          <w:color w:val="auto"/>
          <w:sz w:val="36"/>
          <w:szCs w:val="36"/>
        </w:rPr>
      </w:pPr>
      <w:bookmarkStart w:id="14" w:name="_Toc208537297"/>
      <w:r w:rsidRPr="004D521E">
        <w:rPr>
          <w:rFonts w:ascii="Times New Roman" w:hAnsi="Times New Roman" w:cs="Times New Roman"/>
          <w:b/>
          <w:bCs/>
          <w:color w:val="auto"/>
          <w:sz w:val="36"/>
          <w:szCs w:val="36"/>
        </w:rPr>
        <w:lastRenderedPageBreak/>
        <w:t>Managing shopping cart</w:t>
      </w:r>
      <w:bookmarkEnd w:id="14"/>
    </w:p>
    <w:tbl>
      <w:tblPr>
        <w:tblStyle w:val="TableGrid"/>
        <w:tblW w:w="0" w:type="auto"/>
        <w:tblLook w:val="04A0" w:firstRow="1" w:lastRow="0" w:firstColumn="1" w:lastColumn="0" w:noHBand="0" w:noVBand="1"/>
      </w:tblPr>
      <w:tblGrid>
        <w:gridCol w:w="4495"/>
        <w:gridCol w:w="4855"/>
      </w:tblGrid>
      <w:tr w:rsidR="00A109D8" w:rsidRPr="003E78DC" w14:paraId="2380E70E" w14:textId="77777777">
        <w:trPr>
          <w:trHeight w:val="827"/>
        </w:trPr>
        <w:tc>
          <w:tcPr>
            <w:tcW w:w="9350" w:type="dxa"/>
            <w:gridSpan w:val="2"/>
            <w:shd w:val="clear" w:color="auto" w:fill="C1E4F5" w:themeFill="accent1" w:themeFillTint="33"/>
            <w:vAlign w:val="center"/>
          </w:tcPr>
          <w:p w14:paraId="07BAC76A" w14:textId="77777777" w:rsidR="00A109D8" w:rsidRPr="003E78DC" w:rsidRDefault="00A109D8">
            <w:pPr>
              <w:jc w:val="center"/>
              <w:rPr>
                <w:rFonts w:ascii="Times New Roman" w:hAnsi="Times New Roman" w:cs="Times New Roman"/>
                <w:b/>
                <w:bCs/>
              </w:rPr>
            </w:pPr>
            <w:r w:rsidRPr="003E78DC">
              <w:rPr>
                <w:rFonts w:ascii="Times New Roman" w:hAnsi="Times New Roman" w:cs="Times New Roman"/>
                <w:b/>
                <w:bCs/>
              </w:rPr>
              <w:t>Task – Managing Shopping Cart</w:t>
            </w:r>
          </w:p>
        </w:tc>
      </w:tr>
      <w:tr w:rsidR="00A109D8" w:rsidRPr="003E78DC" w14:paraId="308879BA" w14:textId="77777777">
        <w:trPr>
          <w:trHeight w:val="2447"/>
        </w:trPr>
        <w:tc>
          <w:tcPr>
            <w:tcW w:w="4495" w:type="dxa"/>
            <w:vAlign w:val="center"/>
          </w:tcPr>
          <w:p w14:paraId="232CCABF" w14:textId="77777777" w:rsidR="00A109D8" w:rsidRPr="003E78DC" w:rsidRDefault="00A109D8">
            <w:pPr>
              <w:jc w:val="center"/>
              <w:rPr>
                <w:rFonts w:ascii="Times New Roman" w:hAnsi="Times New Roman" w:cs="Times New Roman"/>
                <w:b/>
                <w:bCs/>
              </w:rPr>
            </w:pPr>
            <w:r w:rsidRPr="003E78DC">
              <w:rPr>
                <w:rFonts w:ascii="Times New Roman" w:hAnsi="Times New Roman" w:cs="Times New Roman"/>
                <w:b/>
                <w:bCs/>
                <w:lang w:val="vi-VN"/>
              </w:rPr>
              <w:t>Purpose</w:t>
            </w:r>
          </w:p>
        </w:tc>
        <w:tc>
          <w:tcPr>
            <w:tcW w:w="4855" w:type="dxa"/>
          </w:tcPr>
          <w:p w14:paraId="086ABFE1" w14:textId="77777777" w:rsidR="00A109D8" w:rsidRPr="003E78DC" w:rsidRDefault="00A109D8" w:rsidP="000943D0">
            <w:pPr>
              <w:pStyle w:val="ListParagraph"/>
              <w:numPr>
                <w:ilvl w:val="0"/>
                <w:numId w:val="6"/>
              </w:numPr>
              <w:spacing w:after="160" w:line="300" w:lineRule="auto"/>
              <w:rPr>
                <w:rFonts w:ascii="Times New Roman" w:hAnsi="Times New Roman" w:cs="Times New Roman"/>
              </w:rPr>
            </w:pPr>
            <w:r w:rsidRPr="003E78DC">
              <w:rPr>
                <w:rFonts w:ascii="Times New Roman" w:hAnsi="Times New Roman" w:cs="Times New Roman"/>
              </w:rPr>
              <w:t>Let customers collect their wanted products to checkout.</w:t>
            </w:r>
          </w:p>
          <w:p w14:paraId="024FE0F3" w14:textId="77777777" w:rsidR="00A109D8" w:rsidRPr="003E78DC" w:rsidRDefault="00A109D8" w:rsidP="000943D0">
            <w:pPr>
              <w:pStyle w:val="ListParagraph"/>
              <w:numPr>
                <w:ilvl w:val="0"/>
                <w:numId w:val="6"/>
              </w:numPr>
              <w:spacing w:after="160" w:line="300" w:lineRule="auto"/>
              <w:rPr>
                <w:rFonts w:ascii="Times New Roman" w:hAnsi="Times New Roman" w:cs="Times New Roman"/>
              </w:rPr>
            </w:pPr>
            <w:r w:rsidRPr="003E78DC">
              <w:rPr>
                <w:rFonts w:ascii="Times New Roman" w:hAnsi="Times New Roman" w:cs="Times New Roman"/>
              </w:rPr>
              <w:t>Provide a clear view of items, quantities, subtotals, taxes/fees (if applicable) and estimated delivery time/costs.</w:t>
            </w:r>
          </w:p>
          <w:p w14:paraId="4D758552" w14:textId="77777777" w:rsidR="00A109D8" w:rsidRPr="003E78DC" w:rsidRDefault="00A109D8" w:rsidP="000943D0">
            <w:pPr>
              <w:pStyle w:val="ListParagraph"/>
              <w:numPr>
                <w:ilvl w:val="0"/>
                <w:numId w:val="6"/>
              </w:numPr>
              <w:rPr>
                <w:rFonts w:ascii="Times New Roman" w:hAnsi="Times New Roman" w:cs="Times New Roman"/>
              </w:rPr>
            </w:pPr>
            <w:r w:rsidRPr="003E78DC">
              <w:rPr>
                <w:rFonts w:ascii="Times New Roman" w:hAnsi="Times New Roman" w:cs="Times New Roman"/>
              </w:rPr>
              <w:t>Maintain continuity such as saving info across session/devices for signed in users</w:t>
            </w:r>
          </w:p>
        </w:tc>
      </w:tr>
      <w:tr w:rsidR="00A109D8" w:rsidRPr="003E78DC" w14:paraId="2F5E94F8" w14:textId="77777777">
        <w:trPr>
          <w:trHeight w:val="719"/>
        </w:trPr>
        <w:tc>
          <w:tcPr>
            <w:tcW w:w="4495" w:type="dxa"/>
            <w:vAlign w:val="center"/>
          </w:tcPr>
          <w:p w14:paraId="7EB2A45E" w14:textId="77777777" w:rsidR="00A109D8" w:rsidRPr="003E78DC" w:rsidRDefault="00A109D8">
            <w:pPr>
              <w:jc w:val="center"/>
              <w:rPr>
                <w:rFonts w:ascii="Times New Roman" w:hAnsi="Times New Roman" w:cs="Times New Roman"/>
                <w:b/>
                <w:bCs/>
                <w:lang w:val="vi-VN"/>
              </w:rPr>
            </w:pPr>
            <w:r w:rsidRPr="003E78DC">
              <w:rPr>
                <w:rFonts w:ascii="Times New Roman" w:hAnsi="Times New Roman" w:cs="Times New Roman"/>
                <w:b/>
                <w:bCs/>
              </w:rPr>
              <w:t>Trigger</w:t>
            </w:r>
            <w:r w:rsidRPr="003E78DC">
              <w:rPr>
                <w:rFonts w:ascii="Times New Roman" w:hAnsi="Times New Roman" w:cs="Times New Roman"/>
                <w:b/>
                <w:bCs/>
                <w:lang w:val="vi-VN"/>
              </w:rPr>
              <w:t>/Precondition</w:t>
            </w:r>
          </w:p>
        </w:tc>
        <w:tc>
          <w:tcPr>
            <w:tcW w:w="4855" w:type="dxa"/>
          </w:tcPr>
          <w:p w14:paraId="26589526" w14:textId="77777777" w:rsidR="00A109D8" w:rsidRPr="003E78DC" w:rsidRDefault="00A109D8" w:rsidP="000943D0">
            <w:pPr>
              <w:pStyle w:val="ListParagraph"/>
              <w:numPr>
                <w:ilvl w:val="0"/>
                <w:numId w:val="38"/>
              </w:numPr>
              <w:ind w:left="350" w:hanging="350"/>
              <w:rPr>
                <w:rFonts w:ascii="Times New Roman" w:hAnsi="Times New Roman" w:cs="Times New Roman"/>
              </w:rPr>
            </w:pPr>
            <w:r w:rsidRPr="003E78DC">
              <w:rPr>
                <w:rFonts w:ascii="Times New Roman" w:hAnsi="Times New Roman" w:cs="Times New Roman"/>
              </w:rPr>
              <w:t xml:space="preserve">Users browse catalogue, view item and </w:t>
            </w:r>
            <w:r>
              <w:rPr>
                <w:rFonts w:ascii="Times New Roman" w:hAnsi="Times New Roman" w:cs="Times New Roman"/>
              </w:rPr>
              <w:t>add/update/remove items, review before order.</w:t>
            </w:r>
          </w:p>
        </w:tc>
      </w:tr>
      <w:tr w:rsidR="00A109D8" w:rsidRPr="003E78DC" w14:paraId="2FB382C0" w14:textId="77777777">
        <w:trPr>
          <w:trHeight w:val="701"/>
        </w:trPr>
        <w:tc>
          <w:tcPr>
            <w:tcW w:w="4495" w:type="dxa"/>
            <w:vAlign w:val="center"/>
          </w:tcPr>
          <w:p w14:paraId="5A85B07B" w14:textId="77777777" w:rsidR="00A109D8" w:rsidRPr="003E78DC" w:rsidRDefault="00A109D8">
            <w:pPr>
              <w:jc w:val="center"/>
              <w:rPr>
                <w:rFonts w:ascii="Times New Roman" w:hAnsi="Times New Roman" w:cs="Times New Roman"/>
                <w:b/>
                <w:bCs/>
              </w:rPr>
            </w:pPr>
            <w:r w:rsidRPr="003E78DC">
              <w:rPr>
                <w:rFonts w:ascii="Times New Roman" w:hAnsi="Times New Roman" w:cs="Times New Roman"/>
                <w:b/>
                <w:bCs/>
              </w:rPr>
              <w:t>Frequency</w:t>
            </w:r>
          </w:p>
        </w:tc>
        <w:tc>
          <w:tcPr>
            <w:tcW w:w="4855" w:type="dxa"/>
          </w:tcPr>
          <w:p w14:paraId="55D035F9" w14:textId="77777777" w:rsidR="00A109D8" w:rsidRPr="003E78DC" w:rsidRDefault="00A109D8" w:rsidP="000943D0">
            <w:pPr>
              <w:pStyle w:val="ListParagraph"/>
              <w:numPr>
                <w:ilvl w:val="0"/>
                <w:numId w:val="38"/>
              </w:numPr>
              <w:ind w:left="350" w:hanging="350"/>
              <w:rPr>
                <w:rFonts w:ascii="Times New Roman" w:hAnsi="Times New Roman" w:cs="Times New Roman"/>
              </w:rPr>
            </w:pPr>
            <w:r>
              <w:rPr>
                <w:rFonts w:ascii="Times New Roman" w:hAnsi="Times New Roman" w:cs="Times New Roman"/>
              </w:rPr>
              <w:t>High, as this the most visited route in shopping journeys.</w:t>
            </w:r>
          </w:p>
        </w:tc>
      </w:tr>
      <w:tr w:rsidR="00A109D8" w:rsidRPr="003E78DC" w14:paraId="7873C38C" w14:textId="77777777">
        <w:trPr>
          <w:trHeight w:val="719"/>
        </w:trPr>
        <w:tc>
          <w:tcPr>
            <w:tcW w:w="4495" w:type="dxa"/>
            <w:vAlign w:val="center"/>
          </w:tcPr>
          <w:p w14:paraId="14ABCBCE" w14:textId="77777777" w:rsidR="00A109D8" w:rsidRPr="003E78DC" w:rsidRDefault="00A109D8">
            <w:pPr>
              <w:jc w:val="center"/>
              <w:rPr>
                <w:rFonts w:ascii="Times New Roman" w:hAnsi="Times New Roman" w:cs="Times New Roman"/>
                <w:b/>
                <w:bCs/>
              </w:rPr>
            </w:pPr>
            <w:r w:rsidRPr="003E78DC">
              <w:rPr>
                <w:rFonts w:ascii="Times New Roman" w:hAnsi="Times New Roman" w:cs="Times New Roman"/>
                <w:b/>
                <w:bCs/>
              </w:rPr>
              <w:t>Critical</w:t>
            </w:r>
          </w:p>
        </w:tc>
        <w:tc>
          <w:tcPr>
            <w:tcW w:w="4855" w:type="dxa"/>
          </w:tcPr>
          <w:p w14:paraId="1DB65F53" w14:textId="77777777" w:rsidR="00A109D8" w:rsidRPr="003E78DC" w:rsidRDefault="00A109D8" w:rsidP="000943D0">
            <w:pPr>
              <w:pStyle w:val="ListParagraph"/>
              <w:numPr>
                <w:ilvl w:val="0"/>
                <w:numId w:val="38"/>
              </w:numPr>
              <w:ind w:left="350" w:hanging="350"/>
              <w:rPr>
                <w:rFonts w:ascii="Times New Roman" w:hAnsi="Times New Roman" w:cs="Times New Roman"/>
              </w:rPr>
            </w:pPr>
            <w:r>
              <w:rPr>
                <w:rFonts w:ascii="Times New Roman" w:hAnsi="Times New Roman" w:cs="Times New Roman"/>
              </w:rPr>
              <w:t>Stock of some items in cart runs out while customers are still browsing.</w:t>
            </w:r>
          </w:p>
        </w:tc>
      </w:tr>
      <w:tr w:rsidR="00A109D8" w:rsidRPr="003E78DC" w14:paraId="66613303" w14:textId="77777777">
        <w:trPr>
          <w:trHeight w:val="701"/>
        </w:trPr>
        <w:tc>
          <w:tcPr>
            <w:tcW w:w="4495" w:type="dxa"/>
            <w:vAlign w:val="center"/>
          </w:tcPr>
          <w:p w14:paraId="0C21CE3E" w14:textId="77777777" w:rsidR="00A109D8" w:rsidRPr="003E78DC" w:rsidRDefault="00A109D8">
            <w:pPr>
              <w:jc w:val="center"/>
              <w:rPr>
                <w:rFonts w:ascii="Times New Roman" w:hAnsi="Times New Roman" w:cs="Times New Roman"/>
                <w:b/>
                <w:bCs/>
                <w:lang w:val="vi-VN"/>
              </w:rPr>
            </w:pPr>
            <w:r w:rsidRPr="003E78DC">
              <w:rPr>
                <w:rFonts w:ascii="Times New Roman" w:hAnsi="Times New Roman" w:cs="Times New Roman"/>
                <w:b/>
                <w:bCs/>
              </w:rPr>
              <w:t>Work</w:t>
            </w:r>
            <w:r w:rsidRPr="003E78DC">
              <w:rPr>
                <w:rFonts w:ascii="Times New Roman" w:hAnsi="Times New Roman" w:cs="Times New Roman"/>
                <w:b/>
                <w:bCs/>
                <w:lang w:val="vi-VN"/>
              </w:rPr>
              <w:t xml:space="preserve"> Area</w:t>
            </w:r>
          </w:p>
        </w:tc>
        <w:tc>
          <w:tcPr>
            <w:tcW w:w="4855" w:type="dxa"/>
          </w:tcPr>
          <w:p w14:paraId="07F1E815" w14:textId="77777777" w:rsidR="00A109D8" w:rsidRPr="00B27881" w:rsidRDefault="00A109D8" w:rsidP="000943D0">
            <w:pPr>
              <w:pStyle w:val="ListParagraph"/>
              <w:numPr>
                <w:ilvl w:val="0"/>
                <w:numId w:val="38"/>
              </w:numPr>
              <w:ind w:left="350" w:hanging="350"/>
              <w:rPr>
                <w:rFonts w:ascii="Times New Roman" w:hAnsi="Times New Roman" w:cs="Times New Roman"/>
              </w:rPr>
            </w:pPr>
            <w:r>
              <w:rPr>
                <w:rFonts w:ascii="Times New Roman" w:hAnsi="Times New Roman" w:cs="Times New Roman"/>
              </w:rPr>
              <w:t>Product page, catalogue list, shopping cart page itself</w:t>
            </w:r>
          </w:p>
        </w:tc>
      </w:tr>
      <w:tr w:rsidR="00A109D8" w:rsidRPr="003E78DC" w14:paraId="596FD996" w14:textId="77777777">
        <w:trPr>
          <w:trHeight w:val="567"/>
        </w:trPr>
        <w:tc>
          <w:tcPr>
            <w:tcW w:w="4495" w:type="dxa"/>
            <w:shd w:val="clear" w:color="auto" w:fill="C1E4F5" w:themeFill="accent1" w:themeFillTint="33"/>
            <w:vAlign w:val="center"/>
          </w:tcPr>
          <w:p w14:paraId="39EEDB92" w14:textId="77777777" w:rsidR="00A109D8" w:rsidRPr="003E78DC" w:rsidRDefault="00A109D8">
            <w:pPr>
              <w:jc w:val="center"/>
              <w:rPr>
                <w:rFonts w:ascii="Times New Roman" w:hAnsi="Times New Roman" w:cs="Times New Roman"/>
                <w:b/>
                <w:bCs/>
                <w:lang w:val="vi-VN"/>
              </w:rPr>
            </w:pPr>
            <w:r w:rsidRPr="003E78DC">
              <w:rPr>
                <w:rFonts w:ascii="Times New Roman" w:hAnsi="Times New Roman" w:cs="Times New Roman"/>
                <w:b/>
                <w:bCs/>
              </w:rPr>
              <w:t>Sub</w:t>
            </w:r>
            <w:r w:rsidRPr="003E78DC">
              <w:rPr>
                <w:rFonts w:ascii="Times New Roman" w:hAnsi="Times New Roman" w:cs="Times New Roman"/>
                <w:b/>
                <w:bCs/>
                <w:lang w:val="vi-VN"/>
              </w:rPr>
              <w:t>-</w:t>
            </w:r>
            <w:r w:rsidRPr="003E78DC">
              <w:rPr>
                <w:rFonts w:ascii="Times New Roman" w:hAnsi="Times New Roman" w:cs="Times New Roman"/>
                <w:b/>
                <w:bCs/>
              </w:rPr>
              <w:t>Task</w:t>
            </w:r>
          </w:p>
        </w:tc>
        <w:tc>
          <w:tcPr>
            <w:tcW w:w="4855" w:type="dxa"/>
            <w:shd w:val="clear" w:color="auto" w:fill="C1E4F5" w:themeFill="accent1" w:themeFillTint="33"/>
            <w:vAlign w:val="center"/>
          </w:tcPr>
          <w:p w14:paraId="1B6A55F2" w14:textId="77777777" w:rsidR="00A109D8" w:rsidRPr="003E78DC" w:rsidRDefault="00A109D8">
            <w:pPr>
              <w:jc w:val="center"/>
              <w:rPr>
                <w:rFonts w:ascii="Times New Roman" w:hAnsi="Times New Roman" w:cs="Times New Roman"/>
                <w:b/>
                <w:bCs/>
                <w:lang w:val="vi-VN"/>
              </w:rPr>
            </w:pPr>
            <w:r w:rsidRPr="003E78DC">
              <w:rPr>
                <w:rFonts w:ascii="Times New Roman" w:hAnsi="Times New Roman" w:cs="Times New Roman"/>
                <w:b/>
                <w:bCs/>
                <w:lang w:val="vi-VN"/>
              </w:rPr>
              <w:t>Example Solution</w:t>
            </w:r>
          </w:p>
        </w:tc>
      </w:tr>
      <w:tr w:rsidR="00A109D8" w:rsidRPr="003E78DC" w14:paraId="68889814" w14:textId="77777777">
        <w:trPr>
          <w:trHeight w:val="1277"/>
        </w:trPr>
        <w:tc>
          <w:tcPr>
            <w:tcW w:w="4495" w:type="dxa"/>
          </w:tcPr>
          <w:p w14:paraId="32FB43EF" w14:textId="77777777" w:rsidR="00A109D8" w:rsidRPr="0090655F" w:rsidRDefault="00A109D8" w:rsidP="000943D0">
            <w:pPr>
              <w:pStyle w:val="ListParagraph"/>
              <w:numPr>
                <w:ilvl w:val="0"/>
                <w:numId w:val="18"/>
              </w:numPr>
              <w:rPr>
                <w:rFonts w:ascii="Times New Roman" w:hAnsi="Times New Roman" w:cs="Times New Roman"/>
                <w:lang w:val="vi-VN"/>
              </w:rPr>
            </w:pPr>
            <w:r>
              <w:rPr>
                <w:rFonts w:ascii="Times New Roman" w:hAnsi="Times New Roman" w:cs="Times New Roman"/>
                <w:lang w:val="vi-VN"/>
              </w:rPr>
              <w:t>Add item</w:t>
            </w:r>
            <w:r>
              <w:rPr>
                <w:rFonts w:ascii="Times New Roman" w:hAnsi="Times New Roman" w:cs="Times New Roman"/>
              </w:rPr>
              <w:t>s to cart</w:t>
            </w:r>
          </w:p>
          <w:p w14:paraId="6C69E5A3" w14:textId="77777777" w:rsidR="00A109D8" w:rsidRPr="003E78DC" w:rsidRDefault="00A109D8">
            <w:pPr>
              <w:rPr>
                <w:rFonts w:ascii="Times New Roman" w:hAnsi="Times New Roman" w:cs="Times New Roman"/>
                <w:b/>
                <w:bCs/>
                <w:lang w:val="vi-VN"/>
              </w:rPr>
            </w:pPr>
          </w:p>
          <w:p w14:paraId="359B98CC" w14:textId="77777777" w:rsidR="00A109D8" w:rsidRPr="001641C2" w:rsidRDefault="00A109D8">
            <w:pPr>
              <w:rPr>
                <w:rFonts w:ascii="Times New Roman" w:hAnsi="Times New Roman" w:cs="Times New Roman"/>
                <w:b/>
                <w:bCs/>
              </w:rPr>
            </w:pPr>
            <w:r w:rsidRPr="008703AF">
              <w:rPr>
                <w:rFonts w:ascii="Times New Roman" w:hAnsi="Times New Roman" w:cs="Times New Roman"/>
                <w:b/>
                <w:bCs/>
                <w:i/>
                <w:iCs/>
                <w:lang w:val="vi-VN"/>
              </w:rPr>
              <w:t>Problem:</w:t>
            </w:r>
            <w:r w:rsidRPr="003E78DC">
              <w:rPr>
                <w:rFonts w:ascii="Times New Roman" w:hAnsi="Times New Roman" w:cs="Times New Roman"/>
                <w:b/>
                <w:bCs/>
                <w:lang w:val="vi-VN"/>
              </w:rPr>
              <w:t xml:space="preserve"> </w:t>
            </w:r>
            <w:r>
              <w:rPr>
                <w:rFonts w:ascii="Times New Roman" w:hAnsi="Times New Roman" w:cs="Times New Roman"/>
              </w:rPr>
              <w:t>Ambiguous items (size/flavors/packs)</w:t>
            </w:r>
          </w:p>
          <w:p w14:paraId="2D41AA3E" w14:textId="77777777" w:rsidR="00A109D8" w:rsidRPr="00FF3BE4" w:rsidRDefault="00A109D8">
            <w:pPr>
              <w:rPr>
                <w:rFonts w:ascii="Times New Roman" w:hAnsi="Times New Roman" w:cs="Times New Roman"/>
              </w:rPr>
            </w:pPr>
          </w:p>
          <w:p w14:paraId="4B2CE816" w14:textId="77777777" w:rsidR="00A109D8" w:rsidRPr="003E78DC" w:rsidRDefault="00A109D8">
            <w:pPr>
              <w:rPr>
                <w:rFonts w:ascii="Times New Roman" w:hAnsi="Times New Roman" w:cs="Times New Roman"/>
                <w:lang w:val="vi-VN"/>
              </w:rPr>
            </w:pPr>
          </w:p>
        </w:tc>
        <w:tc>
          <w:tcPr>
            <w:tcW w:w="4855" w:type="dxa"/>
          </w:tcPr>
          <w:p w14:paraId="14D06C7C" w14:textId="77777777" w:rsidR="00A109D8" w:rsidRPr="0090655F" w:rsidRDefault="00A109D8" w:rsidP="000943D0">
            <w:pPr>
              <w:pStyle w:val="ListParagraph"/>
              <w:numPr>
                <w:ilvl w:val="0"/>
                <w:numId w:val="9"/>
              </w:numPr>
              <w:rPr>
                <w:rFonts w:ascii="Times New Roman" w:hAnsi="Times New Roman" w:cs="Times New Roman"/>
                <w:b/>
                <w:bCs/>
                <w:lang w:val="vi-VN"/>
              </w:rPr>
            </w:pPr>
            <w:r w:rsidRPr="003E78DC">
              <w:rPr>
                <w:rFonts w:ascii="Times New Roman" w:hAnsi="Times New Roman" w:cs="Times New Roman"/>
                <w:b/>
                <w:bCs/>
                <w:lang w:val="vi-VN"/>
              </w:rPr>
              <w:t>Th</w:t>
            </w:r>
            <w:r>
              <w:rPr>
                <w:rFonts w:ascii="Times New Roman" w:hAnsi="Times New Roman" w:cs="Times New Roman"/>
                <w:b/>
                <w:bCs/>
              </w:rPr>
              <w:t>e</w:t>
            </w:r>
            <w:r w:rsidRPr="003E78DC">
              <w:rPr>
                <w:rFonts w:ascii="Times New Roman" w:hAnsi="Times New Roman" w:cs="Times New Roman"/>
                <w:b/>
                <w:bCs/>
                <w:lang w:val="vi-VN"/>
              </w:rPr>
              <w:t xml:space="preserve"> system </w:t>
            </w:r>
            <w:r>
              <w:rPr>
                <w:rFonts w:ascii="Times New Roman" w:hAnsi="Times New Roman" w:cs="Times New Roman"/>
                <w:b/>
                <w:bCs/>
              </w:rPr>
              <w:t>will be able add items to cart from the catalogue view.</w:t>
            </w:r>
          </w:p>
          <w:p w14:paraId="1ADE9862" w14:textId="77777777" w:rsidR="00A109D8" w:rsidRPr="003E78DC" w:rsidRDefault="00A109D8" w:rsidP="000943D0">
            <w:pPr>
              <w:pStyle w:val="ListParagraph"/>
              <w:numPr>
                <w:ilvl w:val="0"/>
                <w:numId w:val="9"/>
              </w:numPr>
              <w:rPr>
                <w:rFonts w:ascii="Times New Roman" w:hAnsi="Times New Roman" w:cs="Times New Roman"/>
                <w:lang w:val="vi-VN"/>
              </w:rPr>
            </w:pPr>
            <w:r>
              <w:rPr>
                <w:rFonts w:ascii="Times New Roman" w:hAnsi="Times New Roman" w:cs="Times New Roman"/>
              </w:rPr>
              <w:t>Require mandatory option selection before enabling “Add to cart” function. Show concise summary with labels.</w:t>
            </w:r>
          </w:p>
        </w:tc>
      </w:tr>
      <w:tr w:rsidR="00A109D8" w:rsidRPr="003E78DC" w14:paraId="25506706" w14:textId="77777777">
        <w:trPr>
          <w:trHeight w:val="1322"/>
        </w:trPr>
        <w:tc>
          <w:tcPr>
            <w:tcW w:w="4495" w:type="dxa"/>
          </w:tcPr>
          <w:p w14:paraId="5B3F251C" w14:textId="77777777" w:rsidR="00A109D8" w:rsidRPr="003E78DC" w:rsidRDefault="00A109D8" w:rsidP="000943D0">
            <w:pPr>
              <w:pStyle w:val="ListParagraph"/>
              <w:numPr>
                <w:ilvl w:val="0"/>
                <w:numId w:val="18"/>
              </w:numPr>
              <w:rPr>
                <w:rFonts w:ascii="Times New Roman" w:hAnsi="Times New Roman" w:cs="Times New Roman"/>
                <w:lang w:val="vi-VN"/>
              </w:rPr>
            </w:pPr>
            <w:r>
              <w:rPr>
                <w:rFonts w:ascii="Times New Roman" w:hAnsi="Times New Roman" w:cs="Times New Roman"/>
                <w:lang w:val="vi-VN"/>
              </w:rPr>
              <w:t xml:space="preserve">Change </w:t>
            </w:r>
            <w:r>
              <w:rPr>
                <w:rFonts w:ascii="Times New Roman" w:hAnsi="Times New Roman" w:cs="Times New Roman"/>
              </w:rPr>
              <w:t xml:space="preserve">items’ </w:t>
            </w:r>
            <w:r>
              <w:rPr>
                <w:rFonts w:ascii="Times New Roman" w:hAnsi="Times New Roman" w:cs="Times New Roman"/>
                <w:lang w:val="vi-VN"/>
              </w:rPr>
              <w:t>quantity</w:t>
            </w:r>
          </w:p>
          <w:p w14:paraId="207F87F4" w14:textId="77777777" w:rsidR="00A109D8" w:rsidRPr="003E78DC" w:rsidRDefault="00A109D8">
            <w:pPr>
              <w:rPr>
                <w:rFonts w:ascii="Times New Roman" w:hAnsi="Times New Roman" w:cs="Times New Roman"/>
                <w:lang w:val="vi-VN"/>
              </w:rPr>
            </w:pPr>
          </w:p>
          <w:p w14:paraId="578F5AE1" w14:textId="77777777" w:rsidR="00A109D8" w:rsidRPr="004C5F0D" w:rsidRDefault="00A109D8">
            <w:pPr>
              <w:rPr>
                <w:rFonts w:ascii="Times New Roman" w:hAnsi="Times New Roman" w:cs="Times New Roman"/>
              </w:rPr>
            </w:pPr>
            <w:r w:rsidRPr="008703AF">
              <w:rPr>
                <w:rFonts w:ascii="Times New Roman" w:hAnsi="Times New Roman" w:cs="Times New Roman"/>
                <w:b/>
                <w:bCs/>
                <w:i/>
                <w:iCs/>
                <w:lang w:val="vi-VN"/>
              </w:rPr>
              <w:t>Problem:</w:t>
            </w:r>
            <w:r w:rsidRPr="003E78DC">
              <w:rPr>
                <w:rFonts w:ascii="Times New Roman" w:hAnsi="Times New Roman" w:cs="Times New Roman"/>
                <w:lang w:val="vi-VN"/>
              </w:rPr>
              <w:t xml:space="preserve"> </w:t>
            </w:r>
            <w:r>
              <w:rPr>
                <w:rFonts w:ascii="Times New Roman" w:hAnsi="Times New Roman" w:cs="Times New Roman"/>
              </w:rPr>
              <w:t>quantity exceeds available stock.</w:t>
            </w:r>
          </w:p>
        </w:tc>
        <w:tc>
          <w:tcPr>
            <w:tcW w:w="4855" w:type="dxa"/>
          </w:tcPr>
          <w:p w14:paraId="319E4F44" w14:textId="77777777" w:rsidR="00A109D8" w:rsidRPr="003E78DC" w:rsidRDefault="00A109D8" w:rsidP="000943D0">
            <w:pPr>
              <w:pStyle w:val="ListParagraph"/>
              <w:numPr>
                <w:ilvl w:val="0"/>
                <w:numId w:val="10"/>
              </w:numPr>
              <w:rPr>
                <w:rFonts w:ascii="Times New Roman" w:hAnsi="Times New Roman" w:cs="Times New Roman"/>
                <w:b/>
                <w:bCs/>
                <w:lang w:val="vi-VN"/>
              </w:rPr>
            </w:pPr>
            <w:r>
              <w:rPr>
                <w:rFonts w:ascii="Times New Roman" w:hAnsi="Times New Roman" w:cs="Times New Roman"/>
                <w:b/>
                <w:bCs/>
                <w:lang w:val="vi-VN"/>
              </w:rPr>
              <w:t>Use</w:t>
            </w:r>
            <w:proofErr w:type="spellStart"/>
            <w:r>
              <w:rPr>
                <w:rFonts w:ascii="Times New Roman" w:hAnsi="Times New Roman" w:cs="Times New Roman"/>
                <w:b/>
                <w:bCs/>
              </w:rPr>
              <w:t>rs</w:t>
            </w:r>
            <w:proofErr w:type="spellEnd"/>
            <w:r>
              <w:rPr>
                <w:rFonts w:ascii="Times New Roman" w:hAnsi="Times New Roman" w:cs="Times New Roman"/>
                <w:b/>
                <w:bCs/>
              </w:rPr>
              <w:t xml:space="preserve"> are able to increase/decrease items without duplicating or starting new cart.</w:t>
            </w:r>
          </w:p>
          <w:p w14:paraId="2153C244" w14:textId="77777777" w:rsidR="00A109D8" w:rsidRPr="003E78DC" w:rsidRDefault="00A109D8" w:rsidP="000943D0">
            <w:pPr>
              <w:pStyle w:val="ListParagraph"/>
              <w:numPr>
                <w:ilvl w:val="0"/>
                <w:numId w:val="10"/>
              </w:numPr>
              <w:rPr>
                <w:rFonts w:ascii="Times New Roman" w:hAnsi="Times New Roman" w:cs="Times New Roman"/>
                <w:lang w:val="vi-VN"/>
              </w:rPr>
            </w:pPr>
            <w:r>
              <w:rPr>
                <w:rFonts w:ascii="Times New Roman" w:hAnsi="Times New Roman" w:cs="Times New Roman"/>
              </w:rPr>
              <w:t>Real-time validation against stock, cap to max available or show “Only __ available”.</w:t>
            </w:r>
          </w:p>
        </w:tc>
      </w:tr>
      <w:tr w:rsidR="00A109D8" w:rsidRPr="003E78DC" w14:paraId="6EA82CF6" w14:textId="77777777">
        <w:trPr>
          <w:trHeight w:val="1277"/>
        </w:trPr>
        <w:tc>
          <w:tcPr>
            <w:tcW w:w="4495" w:type="dxa"/>
          </w:tcPr>
          <w:p w14:paraId="188D0D20" w14:textId="77777777" w:rsidR="00A109D8" w:rsidRPr="005804C4" w:rsidRDefault="00A109D8" w:rsidP="000943D0">
            <w:pPr>
              <w:pStyle w:val="ListParagraph"/>
              <w:numPr>
                <w:ilvl w:val="0"/>
                <w:numId w:val="18"/>
              </w:numPr>
              <w:rPr>
                <w:rFonts w:ascii="Times New Roman" w:hAnsi="Times New Roman" w:cs="Times New Roman"/>
                <w:lang w:val="vi-VN"/>
              </w:rPr>
            </w:pPr>
            <w:r>
              <w:rPr>
                <w:rFonts w:ascii="Times New Roman" w:hAnsi="Times New Roman" w:cs="Times New Roman"/>
              </w:rPr>
              <w:t>Delivery time/cost estimation</w:t>
            </w:r>
          </w:p>
          <w:p w14:paraId="763D4416" w14:textId="77777777" w:rsidR="00A109D8" w:rsidRDefault="00A109D8">
            <w:pPr>
              <w:rPr>
                <w:rFonts w:ascii="Times New Roman" w:hAnsi="Times New Roman" w:cs="Times New Roman"/>
              </w:rPr>
            </w:pPr>
          </w:p>
          <w:p w14:paraId="2769FA6D" w14:textId="77777777" w:rsidR="00A109D8" w:rsidRPr="00F02BC3" w:rsidRDefault="00A109D8">
            <w:pPr>
              <w:rPr>
                <w:rFonts w:ascii="Times New Roman" w:hAnsi="Times New Roman" w:cs="Times New Roman"/>
              </w:rPr>
            </w:pPr>
            <w:r w:rsidRPr="008703AF">
              <w:rPr>
                <w:rFonts w:ascii="Times New Roman" w:hAnsi="Times New Roman" w:cs="Times New Roman"/>
                <w:b/>
                <w:bCs/>
                <w:i/>
                <w:iCs/>
              </w:rPr>
              <w:t>Problem:</w:t>
            </w:r>
            <w:r>
              <w:rPr>
                <w:rFonts w:ascii="Times New Roman" w:hAnsi="Times New Roman" w:cs="Times New Roman"/>
                <w:b/>
                <w:bCs/>
              </w:rPr>
              <w:t xml:space="preserve"> </w:t>
            </w:r>
            <w:r>
              <w:rPr>
                <w:rFonts w:ascii="Times New Roman" w:hAnsi="Times New Roman" w:cs="Times New Roman"/>
              </w:rPr>
              <w:t>instant delivery as customers need the good asap.</w:t>
            </w:r>
          </w:p>
        </w:tc>
        <w:tc>
          <w:tcPr>
            <w:tcW w:w="4855" w:type="dxa"/>
          </w:tcPr>
          <w:p w14:paraId="27B8F9CC" w14:textId="77777777" w:rsidR="00A109D8" w:rsidRPr="00B23D73" w:rsidRDefault="00A109D8" w:rsidP="000943D0">
            <w:pPr>
              <w:pStyle w:val="ListParagraph"/>
              <w:numPr>
                <w:ilvl w:val="0"/>
                <w:numId w:val="10"/>
              </w:numPr>
              <w:rPr>
                <w:rFonts w:ascii="Times New Roman" w:hAnsi="Times New Roman" w:cs="Times New Roman"/>
                <w:b/>
                <w:bCs/>
                <w:lang w:val="vi-VN"/>
              </w:rPr>
            </w:pPr>
            <w:r>
              <w:rPr>
                <w:rFonts w:ascii="Times New Roman" w:hAnsi="Times New Roman" w:cs="Times New Roman"/>
                <w:b/>
                <w:bCs/>
              </w:rPr>
              <w:t>Users can see the estimated delivery time/costs after inputting their address.</w:t>
            </w:r>
          </w:p>
          <w:p w14:paraId="7E53C48C" w14:textId="77777777" w:rsidR="00A109D8" w:rsidRDefault="00A109D8" w:rsidP="000943D0">
            <w:pPr>
              <w:pStyle w:val="ListParagraph"/>
              <w:numPr>
                <w:ilvl w:val="0"/>
                <w:numId w:val="10"/>
              </w:numPr>
              <w:rPr>
                <w:rFonts w:ascii="Times New Roman" w:hAnsi="Times New Roman" w:cs="Times New Roman"/>
                <w:b/>
                <w:bCs/>
                <w:lang w:val="vi-VN"/>
              </w:rPr>
            </w:pPr>
            <w:r>
              <w:rPr>
                <w:rFonts w:ascii="Times New Roman" w:hAnsi="Times New Roman" w:cs="Times New Roman"/>
              </w:rPr>
              <w:t>Include standard/express shipping as choices.</w:t>
            </w:r>
          </w:p>
        </w:tc>
      </w:tr>
      <w:tr w:rsidR="004E3AA7" w:rsidRPr="003E78DC" w14:paraId="4569287C" w14:textId="77777777">
        <w:trPr>
          <w:trHeight w:val="1277"/>
        </w:trPr>
        <w:tc>
          <w:tcPr>
            <w:tcW w:w="4495" w:type="dxa"/>
          </w:tcPr>
          <w:p w14:paraId="1A676987" w14:textId="77777777" w:rsidR="004E3AA7" w:rsidRDefault="004E3AA7" w:rsidP="000943D0">
            <w:pPr>
              <w:pStyle w:val="ListParagraph"/>
              <w:numPr>
                <w:ilvl w:val="0"/>
                <w:numId w:val="18"/>
              </w:numPr>
              <w:rPr>
                <w:rFonts w:ascii="Times New Roman" w:hAnsi="Times New Roman" w:cs="Times New Roman"/>
              </w:rPr>
            </w:pPr>
            <w:r>
              <w:rPr>
                <w:rFonts w:ascii="Times New Roman" w:hAnsi="Times New Roman" w:cs="Times New Roman"/>
              </w:rPr>
              <w:t>Remove item(s)</w:t>
            </w:r>
          </w:p>
          <w:p w14:paraId="254DAA95" w14:textId="77777777" w:rsidR="0061373A" w:rsidRDefault="0061373A" w:rsidP="0061373A">
            <w:pPr>
              <w:rPr>
                <w:rFonts w:ascii="Times New Roman" w:hAnsi="Times New Roman" w:cs="Times New Roman"/>
              </w:rPr>
            </w:pPr>
          </w:p>
          <w:p w14:paraId="35A5FF2D" w14:textId="143432AD" w:rsidR="0061373A" w:rsidRPr="00A85124" w:rsidRDefault="00A85124" w:rsidP="0061373A">
            <w:pPr>
              <w:rPr>
                <w:rFonts w:ascii="Times New Roman" w:hAnsi="Times New Roman" w:cs="Times New Roman"/>
              </w:rPr>
            </w:pPr>
            <w:r>
              <w:rPr>
                <w:rFonts w:ascii="Times New Roman" w:hAnsi="Times New Roman" w:cs="Times New Roman"/>
                <w:b/>
                <w:bCs/>
                <w:i/>
                <w:iCs/>
              </w:rPr>
              <w:t xml:space="preserve">Problem: </w:t>
            </w:r>
            <w:r>
              <w:rPr>
                <w:rFonts w:ascii="Times New Roman" w:hAnsi="Times New Roman" w:cs="Times New Roman"/>
              </w:rPr>
              <w:t xml:space="preserve">customer accidentally remove </w:t>
            </w:r>
            <w:r w:rsidR="00C87E30">
              <w:rPr>
                <w:rFonts w:ascii="Times New Roman" w:hAnsi="Times New Roman" w:cs="Times New Roman"/>
              </w:rPr>
              <w:t>an item</w:t>
            </w:r>
          </w:p>
        </w:tc>
        <w:tc>
          <w:tcPr>
            <w:tcW w:w="4855" w:type="dxa"/>
          </w:tcPr>
          <w:p w14:paraId="6B055E72" w14:textId="77777777" w:rsidR="004E3AA7" w:rsidRDefault="004E3AA7" w:rsidP="000943D0">
            <w:pPr>
              <w:pStyle w:val="ListParagraph"/>
              <w:numPr>
                <w:ilvl w:val="0"/>
                <w:numId w:val="10"/>
              </w:numPr>
              <w:rPr>
                <w:rFonts w:ascii="Times New Roman" w:hAnsi="Times New Roman" w:cs="Times New Roman"/>
                <w:b/>
                <w:bCs/>
              </w:rPr>
            </w:pPr>
            <w:r>
              <w:rPr>
                <w:rFonts w:ascii="Times New Roman" w:hAnsi="Times New Roman" w:cs="Times New Roman"/>
                <w:b/>
                <w:bCs/>
              </w:rPr>
              <w:t xml:space="preserve">Users can remove </w:t>
            </w:r>
            <w:r w:rsidR="0061373A">
              <w:rPr>
                <w:rFonts w:ascii="Times New Roman" w:hAnsi="Times New Roman" w:cs="Times New Roman"/>
                <w:b/>
                <w:bCs/>
              </w:rPr>
              <w:t>unwanted items when change of mine occurs.</w:t>
            </w:r>
          </w:p>
          <w:p w14:paraId="3C3B2E3A" w14:textId="44AAB8F5" w:rsidR="00C87E30" w:rsidRDefault="00C87E30" w:rsidP="000943D0">
            <w:pPr>
              <w:pStyle w:val="ListParagraph"/>
              <w:numPr>
                <w:ilvl w:val="0"/>
                <w:numId w:val="10"/>
              </w:numPr>
              <w:rPr>
                <w:rFonts w:ascii="Times New Roman" w:hAnsi="Times New Roman" w:cs="Times New Roman"/>
                <w:b/>
                <w:bCs/>
              </w:rPr>
            </w:pPr>
            <w:r>
              <w:rPr>
                <w:rFonts w:ascii="Times New Roman" w:hAnsi="Times New Roman" w:cs="Times New Roman"/>
              </w:rPr>
              <w:t xml:space="preserve">Implement </w:t>
            </w:r>
            <w:r w:rsidR="00044CAF">
              <w:rPr>
                <w:rFonts w:ascii="Times New Roman" w:hAnsi="Times New Roman" w:cs="Times New Roman"/>
              </w:rPr>
              <w:t>a one-step undo</w:t>
            </w:r>
            <w:r w:rsidR="000D306A">
              <w:rPr>
                <w:rFonts w:ascii="Times New Roman" w:hAnsi="Times New Roman" w:cs="Times New Roman"/>
              </w:rPr>
              <w:t xml:space="preserve"> for 10 seconds</w:t>
            </w:r>
            <w:r w:rsidR="00472166">
              <w:rPr>
                <w:rFonts w:ascii="Times New Roman" w:hAnsi="Times New Roman" w:cs="Times New Roman"/>
              </w:rPr>
              <w:t xml:space="preserve"> rather than re-adding from catalogue.</w:t>
            </w:r>
          </w:p>
        </w:tc>
      </w:tr>
      <w:tr w:rsidR="00A109D8" w:rsidRPr="003E78DC" w14:paraId="3FDF9B72" w14:textId="77777777">
        <w:trPr>
          <w:trHeight w:val="800"/>
        </w:trPr>
        <w:tc>
          <w:tcPr>
            <w:tcW w:w="9350" w:type="dxa"/>
            <w:gridSpan w:val="2"/>
            <w:shd w:val="clear" w:color="auto" w:fill="C1E4F5" w:themeFill="accent1" w:themeFillTint="33"/>
            <w:vAlign w:val="center"/>
          </w:tcPr>
          <w:p w14:paraId="44D1CE2E" w14:textId="77777777" w:rsidR="00A109D8" w:rsidRPr="003E78DC" w:rsidRDefault="00A109D8">
            <w:pPr>
              <w:jc w:val="center"/>
              <w:rPr>
                <w:rFonts w:ascii="Times New Roman" w:hAnsi="Times New Roman" w:cs="Times New Roman"/>
                <w:b/>
                <w:bCs/>
                <w:lang w:val="vi-VN"/>
              </w:rPr>
            </w:pPr>
            <w:r w:rsidRPr="003E78DC">
              <w:rPr>
                <w:rFonts w:ascii="Times New Roman" w:hAnsi="Times New Roman" w:cs="Times New Roman"/>
                <w:b/>
                <w:bCs/>
              </w:rPr>
              <w:t>Variant</w:t>
            </w:r>
          </w:p>
        </w:tc>
      </w:tr>
      <w:tr w:rsidR="00A109D8" w:rsidRPr="003E78DC" w14:paraId="7D3D1D02" w14:textId="77777777">
        <w:trPr>
          <w:trHeight w:val="719"/>
        </w:trPr>
        <w:tc>
          <w:tcPr>
            <w:tcW w:w="4495" w:type="dxa"/>
          </w:tcPr>
          <w:p w14:paraId="005B2B00" w14:textId="77777777" w:rsidR="00A109D8" w:rsidRPr="003E78DC" w:rsidRDefault="00A109D8" w:rsidP="000943D0">
            <w:pPr>
              <w:pStyle w:val="ListParagraph"/>
              <w:numPr>
                <w:ilvl w:val="0"/>
                <w:numId w:val="19"/>
              </w:numPr>
              <w:rPr>
                <w:rFonts w:ascii="Times New Roman" w:hAnsi="Times New Roman" w:cs="Times New Roman"/>
                <w:lang w:val="vi-VN"/>
              </w:rPr>
            </w:pPr>
            <w:r>
              <w:rPr>
                <w:rFonts w:ascii="Times New Roman" w:hAnsi="Times New Roman" w:cs="Times New Roman"/>
              </w:rPr>
              <w:t>Guest users can also add items to cart.</w:t>
            </w:r>
          </w:p>
        </w:tc>
        <w:tc>
          <w:tcPr>
            <w:tcW w:w="4855" w:type="dxa"/>
          </w:tcPr>
          <w:p w14:paraId="448D5686" w14:textId="77777777" w:rsidR="00A109D8" w:rsidRPr="003E78DC" w:rsidRDefault="00A109D8" w:rsidP="000943D0">
            <w:pPr>
              <w:pStyle w:val="ListParagraph"/>
              <w:numPr>
                <w:ilvl w:val="0"/>
                <w:numId w:val="11"/>
              </w:numPr>
              <w:rPr>
                <w:rFonts w:ascii="Times New Roman" w:hAnsi="Times New Roman" w:cs="Times New Roman"/>
                <w:lang w:val="vi-VN"/>
              </w:rPr>
            </w:pPr>
            <w:r>
              <w:rPr>
                <w:rFonts w:ascii="Times New Roman" w:hAnsi="Times New Roman" w:cs="Times New Roman"/>
              </w:rPr>
              <w:t>It is session-bound. If guests signed in, the cart would merge to their account.</w:t>
            </w:r>
          </w:p>
        </w:tc>
      </w:tr>
      <w:tr w:rsidR="00A109D8" w:rsidRPr="003E78DC" w14:paraId="0AE3731B" w14:textId="77777777">
        <w:trPr>
          <w:trHeight w:val="719"/>
        </w:trPr>
        <w:tc>
          <w:tcPr>
            <w:tcW w:w="4495" w:type="dxa"/>
          </w:tcPr>
          <w:p w14:paraId="2C8EC525" w14:textId="77777777" w:rsidR="00A109D8" w:rsidRDefault="00A109D8" w:rsidP="000943D0">
            <w:pPr>
              <w:pStyle w:val="ListParagraph"/>
              <w:numPr>
                <w:ilvl w:val="0"/>
                <w:numId w:val="19"/>
              </w:numPr>
              <w:rPr>
                <w:rFonts w:ascii="Times New Roman" w:hAnsi="Times New Roman" w:cs="Times New Roman"/>
              </w:rPr>
            </w:pPr>
            <w:r>
              <w:rPr>
                <w:rFonts w:ascii="Times New Roman" w:hAnsi="Times New Roman" w:cs="Times New Roman"/>
              </w:rPr>
              <w:t>Multi-device editing</w:t>
            </w:r>
          </w:p>
        </w:tc>
        <w:tc>
          <w:tcPr>
            <w:tcW w:w="4855" w:type="dxa"/>
          </w:tcPr>
          <w:p w14:paraId="7C2DFA2C" w14:textId="77777777" w:rsidR="00A109D8" w:rsidRDefault="00A109D8" w:rsidP="000943D0">
            <w:pPr>
              <w:pStyle w:val="ListParagraph"/>
              <w:numPr>
                <w:ilvl w:val="0"/>
                <w:numId w:val="11"/>
              </w:numPr>
              <w:rPr>
                <w:rFonts w:ascii="Times New Roman" w:hAnsi="Times New Roman" w:cs="Times New Roman"/>
              </w:rPr>
            </w:pPr>
            <w:r>
              <w:rPr>
                <w:rFonts w:ascii="Times New Roman" w:hAnsi="Times New Roman" w:cs="Times New Roman"/>
              </w:rPr>
              <w:t>Latest server-side wins the conflict; notification tell users about the update.</w:t>
            </w:r>
          </w:p>
        </w:tc>
      </w:tr>
      <w:tr w:rsidR="00A109D8" w:rsidRPr="003E78DC" w14:paraId="059D16AC" w14:textId="77777777">
        <w:trPr>
          <w:trHeight w:val="665"/>
        </w:trPr>
        <w:tc>
          <w:tcPr>
            <w:tcW w:w="4495" w:type="dxa"/>
          </w:tcPr>
          <w:p w14:paraId="52C395B8" w14:textId="77777777" w:rsidR="00A109D8" w:rsidRPr="003E78DC" w:rsidRDefault="00A109D8" w:rsidP="000943D0">
            <w:pPr>
              <w:pStyle w:val="ListParagraph"/>
              <w:numPr>
                <w:ilvl w:val="0"/>
                <w:numId w:val="20"/>
              </w:numPr>
              <w:rPr>
                <w:rFonts w:ascii="Times New Roman" w:hAnsi="Times New Roman" w:cs="Times New Roman"/>
                <w:lang w:val="vi-VN"/>
              </w:rPr>
            </w:pPr>
            <w:r>
              <w:rPr>
                <w:rFonts w:ascii="Times New Roman" w:hAnsi="Times New Roman" w:cs="Times New Roman"/>
              </w:rPr>
              <w:t>Physical store pickup</w:t>
            </w:r>
          </w:p>
        </w:tc>
        <w:tc>
          <w:tcPr>
            <w:tcW w:w="4855" w:type="dxa"/>
          </w:tcPr>
          <w:p w14:paraId="3453958D" w14:textId="77777777" w:rsidR="00A109D8" w:rsidRPr="003E78DC" w:rsidRDefault="00A109D8" w:rsidP="000943D0">
            <w:pPr>
              <w:pStyle w:val="ListParagraph"/>
              <w:numPr>
                <w:ilvl w:val="0"/>
                <w:numId w:val="7"/>
              </w:numPr>
              <w:rPr>
                <w:rFonts w:ascii="Times New Roman" w:hAnsi="Times New Roman" w:cs="Times New Roman"/>
                <w:lang w:val="vi-VN"/>
              </w:rPr>
            </w:pPr>
            <w:r>
              <w:rPr>
                <w:rFonts w:ascii="Times New Roman" w:hAnsi="Times New Roman" w:cs="Times New Roman"/>
              </w:rPr>
              <w:t>Add click-and-collect option, have it also as a delivery option, always free.</w:t>
            </w:r>
          </w:p>
        </w:tc>
      </w:tr>
    </w:tbl>
    <w:p w14:paraId="7643A380" w14:textId="73335A39" w:rsidR="00B9458B" w:rsidRDefault="00B9458B">
      <w:pPr>
        <w:rPr>
          <w:rFonts w:ascii="Times New Roman" w:hAnsi="Times New Roman" w:cs="Times New Roman"/>
          <w:b/>
          <w:bCs/>
          <w:sz w:val="36"/>
          <w:szCs w:val="36"/>
        </w:rPr>
      </w:pPr>
    </w:p>
    <w:p w14:paraId="4EF3FBB6" w14:textId="6B133FD2" w:rsidR="00A6018D" w:rsidRPr="0046164D" w:rsidRDefault="00B9458B" w:rsidP="000943D0">
      <w:pPr>
        <w:pStyle w:val="Heading2"/>
        <w:numPr>
          <w:ilvl w:val="0"/>
          <w:numId w:val="95"/>
        </w:numPr>
        <w:spacing w:line="360" w:lineRule="auto"/>
        <w:rPr>
          <w:rFonts w:ascii="Times New Roman" w:hAnsi="Times New Roman" w:cs="Times New Roman"/>
          <w:b/>
          <w:color w:val="auto"/>
          <w:sz w:val="36"/>
          <w:szCs w:val="36"/>
        </w:rPr>
      </w:pPr>
      <w:r>
        <w:rPr>
          <w:rFonts w:ascii="Times New Roman" w:hAnsi="Times New Roman" w:cs="Times New Roman"/>
          <w:b/>
          <w:bCs/>
          <w:sz w:val="36"/>
          <w:szCs w:val="36"/>
        </w:rPr>
        <w:br w:type="page"/>
      </w:r>
      <w:bookmarkStart w:id="15" w:name="_Toc208537298"/>
      <w:r w:rsidRPr="004D521E">
        <w:rPr>
          <w:rFonts w:ascii="Times New Roman" w:hAnsi="Times New Roman" w:cs="Times New Roman"/>
          <w:b/>
          <w:color w:val="auto"/>
          <w:sz w:val="36"/>
          <w:szCs w:val="36"/>
        </w:rPr>
        <w:lastRenderedPageBreak/>
        <w:t>Creating invoices</w:t>
      </w:r>
      <w:bookmarkEnd w:id="15"/>
    </w:p>
    <w:tbl>
      <w:tblPr>
        <w:tblStyle w:val="TableGrid"/>
        <w:tblW w:w="0" w:type="auto"/>
        <w:tblLook w:val="04A0" w:firstRow="1" w:lastRow="0" w:firstColumn="1" w:lastColumn="0" w:noHBand="0" w:noVBand="1"/>
      </w:tblPr>
      <w:tblGrid>
        <w:gridCol w:w="4106"/>
        <w:gridCol w:w="5244"/>
      </w:tblGrid>
      <w:tr w:rsidR="00B9458B" w:rsidRPr="000F121B" w14:paraId="51338D2F" w14:textId="77777777">
        <w:trPr>
          <w:trHeight w:val="683"/>
        </w:trPr>
        <w:tc>
          <w:tcPr>
            <w:tcW w:w="9350" w:type="dxa"/>
            <w:gridSpan w:val="2"/>
            <w:shd w:val="clear" w:color="auto" w:fill="C1E4F5" w:themeFill="accent1" w:themeFillTint="33"/>
            <w:vAlign w:val="center"/>
          </w:tcPr>
          <w:p w14:paraId="3E3D5004" w14:textId="35F0DED2" w:rsidR="00B9458B" w:rsidRPr="00AA5934" w:rsidRDefault="00B9458B">
            <w:pPr>
              <w:jc w:val="center"/>
              <w:rPr>
                <w:rFonts w:ascii="Times New Roman" w:hAnsi="Times New Roman" w:cs="Times New Roman"/>
                <w:b/>
              </w:rPr>
            </w:pPr>
            <w:r w:rsidRPr="00AA5934">
              <w:rPr>
                <w:rFonts w:ascii="Times New Roman" w:hAnsi="Times New Roman" w:cs="Times New Roman"/>
                <w:b/>
              </w:rPr>
              <w:t>Task</w:t>
            </w:r>
            <w:r w:rsidRPr="00AA5934">
              <w:rPr>
                <w:rFonts w:ascii="Times New Roman" w:hAnsi="Times New Roman" w:cs="Times New Roman"/>
                <w:b/>
                <w:bCs/>
              </w:rPr>
              <w:t xml:space="preserve"> </w:t>
            </w:r>
            <w:r w:rsidR="00374183">
              <w:rPr>
                <w:rFonts w:ascii="Times New Roman" w:hAnsi="Times New Roman" w:cs="Times New Roman"/>
                <w:b/>
              </w:rPr>
              <w:t>–</w:t>
            </w:r>
            <w:r w:rsidRPr="00AA5934">
              <w:rPr>
                <w:rFonts w:ascii="Times New Roman" w:hAnsi="Times New Roman" w:cs="Times New Roman"/>
                <w:b/>
              </w:rPr>
              <w:t xml:space="preserve"> Creating Invoices</w:t>
            </w:r>
          </w:p>
        </w:tc>
      </w:tr>
      <w:tr w:rsidR="00B9458B" w:rsidRPr="000F121B" w14:paraId="18EBBED5" w14:textId="77777777">
        <w:trPr>
          <w:trHeight w:val="701"/>
        </w:trPr>
        <w:tc>
          <w:tcPr>
            <w:tcW w:w="4106" w:type="dxa"/>
            <w:vAlign w:val="center"/>
          </w:tcPr>
          <w:p w14:paraId="41BC14D9" w14:textId="77777777" w:rsidR="00B9458B" w:rsidRPr="00AA5934" w:rsidRDefault="00B9458B">
            <w:pPr>
              <w:jc w:val="center"/>
              <w:rPr>
                <w:rFonts w:ascii="Times New Roman" w:hAnsi="Times New Roman" w:cs="Times New Roman"/>
                <w:b/>
              </w:rPr>
            </w:pPr>
            <w:r w:rsidRPr="00AA5934">
              <w:rPr>
                <w:rFonts w:ascii="Times New Roman" w:hAnsi="Times New Roman" w:cs="Times New Roman"/>
                <w:b/>
              </w:rPr>
              <w:t>Purpose</w:t>
            </w:r>
          </w:p>
        </w:tc>
        <w:tc>
          <w:tcPr>
            <w:tcW w:w="5244" w:type="dxa"/>
          </w:tcPr>
          <w:p w14:paraId="67789B53" w14:textId="77777777" w:rsidR="00B9458B" w:rsidRPr="000F121B" w:rsidRDefault="00B9458B" w:rsidP="000943D0">
            <w:pPr>
              <w:pStyle w:val="ListParagraph"/>
              <w:numPr>
                <w:ilvl w:val="0"/>
                <w:numId w:val="37"/>
              </w:numPr>
              <w:ind w:left="321" w:hanging="321"/>
              <w:rPr>
                <w:rFonts w:ascii="Times New Roman" w:hAnsi="Times New Roman" w:cs="Times New Roman"/>
              </w:rPr>
            </w:pPr>
            <w:r w:rsidRPr="000F121B">
              <w:rPr>
                <w:rFonts w:ascii="Times New Roman" w:hAnsi="Times New Roman" w:cs="Times New Roman"/>
              </w:rPr>
              <w:t>Produce legal evidence for the sale.</w:t>
            </w:r>
          </w:p>
        </w:tc>
      </w:tr>
      <w:tr w:rsidR="00B9458B" w:rsidRPr="000F121B" w14:paraId="6531DEF5" w14:textId="77777777">
        <w:trPr>
          <w:trHeight w:val="729"/>
        </w:trPr>
        <w:tc>
          <w:tcPr>
            <w:tcW w:w="4106" w:type="dxa"/>
            <w:vAlign w:val="center"/>
          </w:tcPr>
          <w:p w14:paraId="2704B8A3" w14:textId="77777777" w:rsidR="00B9458B" w:rsidRPr="00AA5934" w:rsidRDefault="00B9458B">
            <w:pPr>
              <w:jc w:val="center"/>
              <w:rPr>
                <w:rFonts w:ascii="Times New Roman" w:hAnsi="Times New Roman" w:cs="Times New Roman"/>
                <w:b/>
              </w:rPr>
            </w:pPr>
            <w:r w:rsidRPr="00AA5934">
              <w:rPr>
                <w:rFonts w:ascii="Times New Roman" w:hAnsi="Times New Roman" w:cs="Times New Roman"/>
                <w:b/>
              </w:rPr>
              <w:t>Trigger/Precondition</w:t>
            </w:r>
          </w:p>
        </w:tc>
        <w:tc>
          <w:tcPr>
            <w:tcW w:w="5244" w:type="dxa"/>
          </w:tcPr>
          <w:p w14:paraId="7B2C1516" w14:textId="77777777" w:rsidR="00B9458B" w:rsidRPr="000F121B" w:rsidRDefault="00B9458B" w:rsidP="000943D0">
            <w:pPr>
              <w:pStyle w:val="ListParagraph"/>
              <w:numPr>
                <w:ilvl w:val="0"/>
                <w:numId w:val="37"/>
              </w:numPr>
              <w:ind w:left="321" w:hanging="321"/>
              <w:rPr>
                <w:rFonts w:ascii="Times New Roman" w:hAnsi="Times New Roman" w:cs="Times New Roman"/>
              </w:rPr>
            </w:pPr>
            <w:r w:rsidRPr="000F121B">
              <w:rPr>
                <w:rFonts w:ascii="Times New Roman" w:hAnsi="Times New Roman" w:cs="Times New Roman"/>
              </w:rPr>
              <w:t>Customer has completed checkout process; payment method has been confirmed.</w:t>
            </w:r>
          </w:p>
        </w:tc>
      </w:tr>
      <w:tr w:rsidR="00B9458B" w:rsidRPr="000F121B" w14:paraId="254ED0F2" w14:textId="77777777">
        <w:trPr>
          <w:trHeight w:val="656"/>
        </w:trPr>
        <w:tc>
          <w:tcPr>
            <w:tcW w:w="4106" w:type="dxa"/>
            <w:vAlign w:val="center"/>
          </w:tcPr>
          <w:p w14:paraId="4543417C" w14:textId="77777777" w:rsidR="00B9458B" w:rsidRPr="00AA5934" w:rsidRDefault="00B9458B">
            <w:pPr>
              <w:jc w:val="center"/>
              <w:rPr>
                <w:rFonts w:ascii="Times New Roman" w:hAnsi="Times New Roman" w:cs="Times New Roman"/>
                <w:b/>
              </w:rPr>
            </w:pPr>
            <w:r w:rsidRPr="00AA5934">
              <w:rPr>
                <w:rFonts w:ascii="Times New Roman" w:hAnsi="Times New Roman" w:cs="Times New Roman"/>
                <w:b/>
              </w:rPr>
              <w:t>Frequency</w:t>
            </w:r>
          </w:p>
        </w:tc>
        <w:tc>
          <w:tcPr>
            <w:tcW w:w="5244" w:type="dxa"/>
          </w:tcPr>
          <w:p w14:paraId="4033FBC7" w14:textId="77777777" w:rsidR="00B9458B" w:rsidRPr="000F121B" w:rsidRDefault="00B9458B" w:rsidP="000943D0">
            <w:pPr>
              <w:pStyle w:val="ListParagraph"/>
              <w:numPr>
                <w:ilvl w:val="0"/>
                <w:numId w:val="37"/>
              </w:numPr>
              <w:ind w:left="321" w:hanging="321"/>
              <w:rPr>
                <w:rFonts w:ascii="Times New Roman" w:hAnsi="Times New Roman" w:cs="Times New Roman"/>
              </w:rPr>
            </w:pPr>
            <w:r w:rsidRPr="000F121B">
              <w:rPr>
                <w:rFonts w:ascii="Times New Roman" w:hAnsi="Times New Roman" w:cs="Times New Roman"/>
              </w:rPr>
              <w:t>For each successful order.</w:t>
            </w:r>
          </w:p>
        </w:tc>
      </w:tr>
      <w:tr w:rsidR="00B9458B" w:rsidRPr="000F121B" w14:paraId="6FAD7945" w14:textId="77777777">
        <w:trPr>
          <w:trHeight w:val="719"/>
        </w:trPr>
        <w:tc>
          <w:tcPr>
            <w:tcW w:w="4106" w:type="dxa"/>
            <w:vAlign w:val="center"/>
          </w:tcPr>
          <w:p w14:paraId="5BB28A9C" w14:textId="77777777" w:rsidR="00B9458B" w:rsidRPr="00AA5934" w:rsidRDefault="00B9458B">
            <w:pPr>
              <w:jc w:val="center"/>
              <w:rPr>
                <w:rFonts w:ascii="Times New Roman" w:hAnsi="Times New Roman" w:cs="Times New Roman"/>
                <w:b/>
              </w:rPr>
            </w:pPr>
            <w:r w:rsidRPr="00AA5934">
              <w:rPr>
                <w:rFonts w:ascii="Times New Roman" w:hAnsi="Times New Roman" w:cs="Times New Roman"/>
                <w:b/>
              </w:rPr>
              <w:t>Critical</w:t>
            </w:r>
          </w:p>
        </w:tc>
        <w:tc>
          <w:tcPr>
            <w:tcW w:w="5244" w:type="dxa"/>
          </w:tcPr>
          <w:p w14:paraId="6B7C7370" w14:textId="77777777" w:rsidR="00B9458B" w:rsidRPr="004D5421" w:rsidRDefault="00B9458B" w:rsidP="000943D0">
            <w:pPr>
              <w:pStyle w:val="ListParagraph"/>
              <w:numPr>
                <w:ilvl w:val="0"/>
                <w:numId w:val="36"/>
              </w:numPr>
              <w:rPr>
                <w:rFonts w:ascii="Times New Roman" w:hAnsi="Times New Roman" w:cs="Times New Roman"/>
              </w:rPr>
            </w:pPr>
            <w:r w:rsidRPr="000F121B">
              <w:rPr>
                <w:rFonts w:ascii="Times New Roman" w:hAnsi="Times New Roman" w:cs="Times New Roman"/>
              </w:rPr>
              <w:t xml:space="preserve">Got bulk orders with many </w:t>
            </w:r>
            <w:r w:rsidRPr="004D5421">
              <w:rPr>
                <w:rFonts w:ascii="Times New Roman" w:hAnsi="Times New Roman" w:cs="Times New Roman"/>
              </w:rPr>
              <w:t>items.</w:t>
            </w:r>
          </w:p>
          <w:p w14:paraId="206577B1" w14:textId="77777777" w:rsidR="00B9458B" w:rsidRPr="000F121B" w:rsidRDefault="00B9458B" w:rsidP="000943D0">
            <w:pPr>
              <w:pStyle w:val="ListParagraph"/>
              <w:numPr>
                <w:ilvl w:val="0"/>
                <w:numId w:val="36"/>
              </w:numPr>
              <w:rPr>
                <w:rFonts w:ascii="Times New Roman" w:hAnsi="Times New Roman" w:cs="Times New Roman"/>
              </w:rPr>
            </w:pPr>
            <w:r w:rsidRPr="004D5421">
              <w:rPr>
                <w:rFonts w:ascii="Times New Roman" w:hAnsi="Times New Roman" w:cs="Times New Roman"/>
              </w:rPr>
              <w:t>Partial</w:t>
            </w:r>
            <w:r w:rsidRPr="000F121B">
              <w:rPr>
                <w:rFonts w:ascii="Times New Roman" w:hAnsi="Times New Roman" w:cs="Times New Roman"/>
              </w:rPr>
              <w:t xml:space="preserve"> refunds/returns.</w:t>
            </w:r>
          </w:p>
        </w:tc>
      </w:tr>
      <w:tr w:rsidR="00B9458B" w:rsidRPr="000F121B" w14:paraId="61B98778" w14:textId="77777777">
        <w:trPr>
          <w:trHeight w:val="467"/>
        </w:trPr>
        <w:tc>
          <w:tcPr>
            <w:tcW w:w="4106" w:type="dxa"/>
            <w:shd w:val="clear" w:color="auto" w:fill="C1E4F5" w:themeFill="accent1" w:themeFillTint="33"/>
            <w:vAlign w:val="center"/>
          </w:tcPr>
          <w:p w14:paraId="6D124034" w14:textId="77777777" w:rsidR="00B9458B" w:rsidRPr="00AA5934" w:rsidRDefault="00B9458B">
            <w:pPr>
              <w:jc w:val="center"/>
              <w:rPr>
                <w:rFonts w:ascii="Times New Roman" w:hAnsi="Times New Roman" w:cs="Times New Roman"/>
                <w:b/>
              </w:rPr>
            </w:pPr>
            <w:r w:rsidRPr="00AA5934">
              <w:rPr>
                <w:rFonts w:ascii="Times New Roman" w:hAnsi="Times New Roman" w:cs="Times New Roman"/>
                <w:b/>
              </w:rPr>
              <w:t>Subtasks</w:t>
            </w:r>
          </w:p>
        </w:tc>
        <w:tc>
          <w:tcPr>
            <w:tcW w:w="5244" w:type="dxa"/>
            <w:shd w:val="clear" w:color="auto" w:fill="C1E4F5" w:themeFill="accent1" w:themeFillTint="33"/>
            <w:vAlign w:val="center"/>
          </w:tcPr>
          <w:p w14:paraId="7035F9B5" w14:textId="77777777" w:rsidR="00B9458B" w:rsidRPr="00AA5934" w:rsidRDefault="00B9458B">
            <w:pPr>
              <w:jc w:val="center"/>
              <w:rPr>
                <w:rFonts w:ascii="Times New Roman" w:hAnsi="Times New Roman" w:cs="Times New Roman"/>
                <w:b/>
              </w:rPr>
            </w:pPr>
            <w:r w:rsidRPr="00AA5934">
              <w:rPr>
                <w:rFonts w:ascii="Times New Roman" w:hAnsi="Times New Roman" w:cs="Times New Roman"/>
                <w:b/>
              </w:rPr>
              <w:t>Example Solution</w:t>
            </w:r>
          </w:p>
        </w:tc>
      </w:tr>
      <w:tr w:rsidR="00B9458B" w:rsidRPr="000F121B" w14:paraId="19B991C8" w14:textId="77777777">
        <w:trPr>
          <w:trHeight w:val="1119"/>
        </w:trPr>
        <w:tc>
          <w:tcPr>
            <w:tcW w:w="4106" w:type="dxa"/>
          </w:tcPr>
          <w:p w14:paraId="258EE408" w14:textId="77777777" w:rsidR="00B9458B" w:rsidRPr="000F121B" w:rsidRDefault="00B9458B" w:rsidP="000943D0">
            <w:pPr>
              <w:pStyle w:val="ListParagraph"/>
              <w:numPr>
                <w:ilvl w:val="0"/>
                <w:numId w:val="4"/>
              </w:numPr>
              <w:rPr>
                <w:rFonts w:ascii="Times New Roman" w:hAnsi="Times New Roman" w:cs="Times New Roman"/>
              </w:rPr>
            </w:pPr>
            <w:r w:rsidRPr="000F121B">
              <w:rPr>
                <w:rFonts w:ascii="Times New Roman" w:hAnsi="Times New Roman" w:cs="Times New Roman"/>
              </w:rPr>
              <w:t>Retrieve customer’s details</w:t>
            </w:r>
          </w:p>
        </w:tc>
        <w:tc>
          <w:tcPr>
            <w:tcW w:w="5244" w:type="dxa"/>
          </w:tcPr>
          <w:p w14:paraId="75CECDC9" w14:textId="77777777" w:rsidR="00B9458B" w:rsidRPr="00DA3779" w:rsidRDefault="00B9458B" w:rsidP="000943D0">
            <w:pPr>
              <w:pStyle w:val="ListParagraph"/>
              <w:numPr>
                <w:ilvl w:val="0"/>
                <w:numId w:val="7"/>
              </w:numPr>
              <w:rPr>
                <w:rFonts w:ascii="Times New Roman" w:hAnsi="Times New Roman" w:cs="Times New Roman"/>
                <w:b/>
              </w:rPr>
            </w:pPr>
            <w:r w:rsidRPr="00DA3779">
              <w:rPr>
                <w:rFonts w:ascii="Times New Roman" w:hAnsi="Times New Roman" w:cs="Times New Roman"/>
                <w:b/>
              </w:rPr>
              <w:t>Customers must fill out their information if they are non-registered clients (if registered), then provide payment details.</w:t>
            </w:r>
          </w:p>
        </w:tc>
      </w:tr>
      <w:tr w:rsidR="00B9458B" w:rsidRPr="000F121B" w14:paraId="69C95683" w14:textId="77777777">
        <w:tc>
          <w:tcPr>
            <w:tcW w:w="4106" w:type="dxa"/>
            <w:vAlign w:val="center"/>
          </w:tcPr>
          <w:p w14:paraId="7F1A5F93" w14:textId="77777777" w:rsidR="00B9458B" w:rsidRPr="000F121B" w:rsidRDefault="00B9458B" w:rsidP="000943D0">
            <w:pPr>
              <w:pStyle w:val="ListParagraph"/>
              <w:numPr>
                <w:ilvl w:val="0"/>
                <w:numId w:val="4"/>
              </w:numPr>
              <w:spacing w:after="240"/>
              <w:ind w:left="357" w:hanging="357"/>
              <w:contextualSpacing w:val="0"/>
              <w:rPr>
                <w:rFonts w:ascii="Times New Roman" w:hAnsi="Times New Roman" w:cs="Times New Roman"/>
              </w:rPr>
            </w:pPr>
            <w:r w:rsidRPr="000F121B">
              <w:rPr>
                <w:rFonts w:ascii="Times New Roman" w:hAnsi="Times New Roman" w:cs="Times New Roman"/>
              </w:rPr>
              <w:t>Retrieve order details from shopping cart</w:t>
            </w:r>
          </w:p>
          <w:p w14:paraId="31D173E7" w14:textId="77777777" w:rsidR="00B9458B" w:rsidRPr="0076158B" w:rsidRDefault="00B9458B">
            <w:pPr>
              <w:rPr>
                <w:rFonts w:ascii="Times New Roman" w:hAnsi="Times New Roman" w:cs="Times New Roman"/>
                <w:b/>
              </w:rPr>
            </w:pPr>
            <w:r w:rsidRPr="0076158B">
              <w:rPr>
                <w:rFonts w:ascii="Times New Roman" w:hAnsi="Times New Roman" w:cs="Times New Roman"/>
                <w:b/>
                <w:i/>
              </w:rPr>
              <w:t>Problem</w:t>
            </w:r>
            <w:r w:rsidRPr="0076158B">
              <w:rPr>
                <w:rFonts w:ascii="Times New Roman" w:hAnsi="Times New Roman" w:cs="Times New Roman"/>
                <w:b/>
              </w:rPr>
              <w:t>:</w:t>
            </w:r>
          </w:p>
          <w:p w14:paraId="4B58352A" w14:textId="77777777" w:rsidR="00B9458B" w:rsidRDefault="00B9458B" w:rsidP="000943D0">
            <w:pPr>
              <w:pStyle w:val="ListParagraph"/>
              <w:numPr>
                <w:ilvl w:val="0"/>
                <w:numId w:val="5"/>
              </w:numPr>
              <w:rPr>
                <w:rFonts w:ascii="Times New Roman" w:hAnsi="Times New Roman" w:cs="Times New Roman"/>
              </w:rPr>
            </w:pPr>
            <w:r w:rsidRPr="000F121B">
              <w:rPr>
                <w:rFonts w:ascii="Times New Roman" w:hAnsi="Times New Roman" w:cs="Times New Roman"/>
              </w:rPr>
              <w:t>Empty order (session timeout)</w:t>
            </w:r>
          </w:p>
          <w:p w14:paraId="11FC7AB5" w14:textId="77777777" w:rsidR="00B9458B" w:rsidRPr="00B05728" w:rsidRDefault="00B9458B">
            <w:pPr>
              <w:rPr>
                <w:rFonts w:ascii="Times New Roman" w:hAnsi="Times New Roman" w:cs="Times New Roman"/>
              </w:rPr>
            </w:pPr>
          </w:p>
          <w:p w14:paraId="1DFC1B31" w14:textId="77777777" w:rsidR="00B9458B" w:rsidRPr="000F121B" w:rsidRDefault="00B9458B" w:rsidP="000943D0">
            <w:pPr>
              <w:pStyle w:val="ListParagraph"/>
              <w:numPr>
                <w:ilvl w:val="0"/>
                <w:numId w:val="5"/>
              </w:numPr>
              <w:rPr>
                <w:rFonts w:ascii="Times New Roman" w:hAnsi="Times New Roman" w:cs="Times New Roman"/>
              </w:rPr>
            </w:pPr>
            <w:r w:rsidRPr="000F121B">
              <w:rPr>
                <w:rFonts w:ascii="Times New Roman" w:hAnsi="Times New Roman" w:cs="Times New Roman"/>
              </w:rPr>
              <w:t>Items run out during checkout</w:t>
            </w:r>
          </w:p>
          <w:p w14:paraId="6BABEB6F" w14:textId="77777777" w:rsidR="00B9458B" w:rsidRPr="000F121B" w:rsidRDefault="00B9458B">
            <w:pPr>
              <w:rPr>
                <w:rFonts w:ascii="Times New Roman" w:hAnsi="Times New Roman" w:cs="Times New Roman"/>
              </w:rPr>
            </w:pPr>
          </w:p>
        </w:tc>
        <w:tc>
          <w:tcPr>
            <w:tcW w:w="5244" w:type="dxa"/>
            <w:vAlign w:val="center"/>
          </w:tcPr>
          <w:p w14:paraId="3D73E9DA" w14:textId="77777777" w:rsidR="00B9458B" w:rsidRPr="00DA3779" w:rsidRDefault="00B9458B" w:rsidP="000943D0">
            <w:pPr>
              <w:pStyle w:val="ListParagraph"/>
              <w:numPr>
                <w:ilvl w:val="0"/>
                <w:numId w:val="21"/>
              </w:numPr>
              <w:ind w:left="319" w:hanging="319"/>
              <w:rPr>
                <w:rFonts w:ascii="Times New Roman" w:hAnsi="Times New Roman" w:cs="Times New Roman"/>
                <w:b/>
              </w:rPr>
            </w:pPr>
            <w:r w:rsidRPr="00DA3779">
              <w:rPr>
                <w:rFonts w:ascii="Times New Roman" w:hAnsi="Times New Roman" w:cs="Times New Roman"/>
                <w:b/>
              </w:rPr>
              <w:t>The systems then would automatically update the order details in this step to proceed checkout.</w:t>
            </w:r>
          </w:p>
          <w:p w14:paraId="22DF12A9" w14:textId="77777777" w:rsidR="00B9458B" w:rsidRPr="000F121B" w:rsidRDefault="00B9458B">
            <w:pPr>
              <w:ind w:left="319" w:hanging="319"/>
              <w:rPr>
                <w:rFonts w:ascii="Times New Roman" w:hAnsi="Times New Roman" w:cs="Times New Roman"/>
              </w:rPr>
            </w:pPr>
          </w:p>
          <w:p w14:paraId="62DB954A" w14:textId="77777777" w:rsidR="00B9458B" w:rsidRPr="000F121B" w:rsidRDefault="00B9458B" w:rsidP="000943D0">
            <w:pPr>
              <w:pStyle w:val="ListParagraph"/>
              <w:numPr>
                <w:ilvl w:val="0"/>
                <w:numId w:val="21"/>
              </w:numPr>
              <w:ind w:left="319" w:hanging="319"/>
              <w:rPr>
                <w:rFonts w:ascii="Times New Roman" w:hAnsi="Times New Roman" w:cs="Times New Roman"/>
              </w:rPr>
            </w:pPr>
            <w:r w:rsidRPr="000F121B">
              <w:rPr>
                <w:rFonts w:ascii="Times New Roman" w:hAnsi="Times New Roman" w:cs="Times New Roman"/>
              </w:rPr>
              <w:t>Implement session persistence and the auto-save cart data on the system.</w:t>
            </w:r>
          </w:p>
          <w:p w14:paraId="1CFB250E" w14:textId="77777777" w:rsidR="00B9458B" w:rsidRPr="000F121B" w:rsidRDefault="00B9458B" w:rsidP="000943D0">
            <w:pPr>
              <w:pStyle w:val="ListParagraph"/>
              <w:numPr>
                <w:ilvl w:val="0"/>
                <w:numId w:val="21"/>
              </w:numPr>
              <w:ind w:left="319" w:hanging="319"/>
              <w:rPr>
                <w:rFonts w:ascii="Times New Roman" w:hAnsi="Times New Roman" w:cs="Times New Roman"/>
              </w:rPr>
            </w:pPr>
            <w:r w:rsidRPr="000F121B">
              <w:rPr>
                <w:rFonts w:ascii="Times New Roman" w:hAnsi="Times New Roman" w:cs="Times New Roman"/>
              </w:rPr>
              <w:t>Implement real-time inventory check with warning notifications.</w:t>
            </w:r>
          </w:p>
        </w:tc>
      </w:tr>
      <w:tr w:rsidR="00B9458B" w:rsidRPr="000F121B" w14:paraId="50593B69" w14:textId="77777777">
        <w:trPr>
          <w:trHeight w:val="2141"/>
        </w:trPr>
        <w:tc>
          <w:tcPr>
            <w:tcW w:w="4106" w:type="dxa"/>
          </w:tcPr>
          <w:p w14:paraId="6C08C3EB" w14:textId="77777777" w:rsidR="00B9458B" w:rsidRPr="000F121B" w:rsidRDefault="00B9458B" w:rsidP="000943D0">
            <w:pPr>
              <w:pStyle w:val="ListParagraph"/>
              <w:numPr>
                <w:ilvl w:val="0"/>
                <w:numId w:val="4"/>
              </w:numPr>
              <w:spacing w:after="240"/>
              <w:ind w:left="357" w:hanging="357"/>
              <w:contextualSpacing w:val="0"/>
              <w:rPr>
                <w:rFonts w:ascii="Times New Roman" w:hAnsi="Times New Roman" w:cs="Times New Roman"/>
              </w:rPr>
            </w:pPr>
            <w:r w:rsidRPr="000F121B">
              <w:rPr>
                <w:rFonts w:ascii="Times New Roman" w:hAnsi="Times New Roman" w:cs="Times New Roman"/>
              </w:rPr>
              <w:t>Calculate subtotal, tax, shipping fees</w:t>
            </w:r>
          </w:p>
          <w:p w14:paraId="2750F087" w14:textId="77777777" w:rsidR="00B9458B" w:rsidRPr="0076158B" w:rsidRDefault="00B9458B">
            <w:pPr>
              <w:rPr>
                <w:rFonts w:ascii="Times New Roman" w:hAnsi="Times New Roman" w:cs="Times New Roman"/>
                <w:b/>
                <w:i/>
              </w:rPr>
            </w:pPr>
            <w:r w:rsidRPr="0076158B">
              <w:rPr>
                <w:rFonts w:ascii="Times New Roman" w:hAnsi="Times New Roman" w:cs="Times New Roman"/>
                <w:b/>
                <w:i/>
              </w:rPr>
              <w:t>Problem:</w:t>
            </w:r>
          </w:p>
          <w:p w14:paraId="67284315" w14:textId="77777777" w:rsidR="00B9458B" w:rsidRDefault="00B9458B" w:rsidP="000943D0">
            <w:pPr>
              <w:pStyle w:val="ListParagraph"/>
              <w:numPr>
                <w:ilvl w:val="0"/>
                <w:numId w:val="5"/>
              </w:numPr>
              <w:rPr>
                <w:rFonts w:ascii="Times New Roman" w:hAnsi="Times New Roman" w:cs="Times New Roman"/>
              </w:rPr>
            </w:pPr>
            <w:r w:rsidRPr="000F121B">
              <w:rPr>
                <w:rFonts w:ascii="Times New Roman" w:hAnsi="Times New Roman" w:cs="Times New Roman"/>
              </w:rPr>
              <w:t>Error shipping calculator because of special addresses</w:t>
            </w:r>
          </w:p>
          <w:p w14:paraId="0EA266E1" w14:textId="77777777" w:rsidR="00B9458B" w:rsidRPr="000F121B" w:rsidRDefault="00B9458B">
            <w:pPr>
              <w:pStyle w:val="ListParagraph"/>
              <w:ind w:left="360"/>
              <w:rPr>
                <w:rFonts w:ascii="Times New Roman" w:hAnsi="Times New Roman" w:cs="Times New Roman"/>
              </w:rPr>
            </w:pPr>
          </w:p>
          <w:p w14:paraId="07518EF2" w14:textId="77777777" w:rsidR="00B9458B" w:rsidRPr="000F121B" w:rsidRDefault="00B9458B" w:rsidP="000943D0">
            <w:pPr>
              <w:pStyle w:val="ListParagraph"/>
              <w:numPr>
                <w:ilvl w:val="0"/>
                <w:numId w:val="5"/>
              </w:numPr>
              <w:rPr>
                <w:rFonts w:ascii="Times New Roman" w:hAnsi="Times New Roman" w:cs="Times New Roman"/>
              </w:rPr>
            </w:pPr>
            <w:r w:rsidRPr="000F121B">
              <w:rPr>
                <w:rFonts w:ascii="Times New Roman" w:hAnsi="Times New Roman" w:cs="Times New Roman"/>
              </w:rPr>
              <w:t>Tax rate got change immediately</w:t>
            </w:r>
          </w:p>
        </w:tc>
        <w:tc>
          <w:tcPr>
            <w:tcW w:w="5244" w:type="dxa"/>
          </w:tcPr>
          <w:p w14:paraId="5EE59F25" w14:textId="77777777" w:rsidR="00B9458B" w:rsidRPr="00DA3779" w:rsidRDefault="00B9458B" w:rsidP="000943D0">
            <w:pPr>
              <w:pStyle w:val="ListParagraph"/>
              <w:numPr>
                <w:ilvl w:val="0"/>
                <w:numId w:val="22"/>
              </w:numPr>
              <w:ind w:left="319" w:hanging="319"/>
              <w:rPr>
                <w:rFonts w:ascii="Times New Roman" w:hAnsi="Times New Roman" w:cs="Times New Roman"/>
                <w:b/>
              </w:rPr>
            </w:pPr>
            <w:r w:rsidRPr="00DA3779">
              <w:rPr>
                <w:rFonts w:ascii="Times New Roman" w:hAnsi="Times New Roman" w:cs="Times New Roman"/>
                <w:b/>
              </w:rPr>
              <w:t>Calculate how much the customers need to pay in total, include tax, shipping fees, …</w:t>
            </w:r>
          </w:p>
          <w:p w14:paraId="2A17485A" w14:textId="77777777" w:rsidR="00B9458B" w:rsidRPr="000F121B" w:rsidRDefault="00B9458B">
            <w:pPr>
              <w:ind w:left="319" w:hanging="319"/>
              <w:rPr>
                <w:rFonts w:ascii="Times New Roman" w:hAnsi="Times New Roman" w:cs="Times New Roman"/>
              </w:rPr>
            </w:pPr>
          </w:p>
          <w:p w14:paraId="5A3F6C7A" w14:textId="77777777" w:rsidR="00B9458B" w:rsidRDefault="00B9458B" w:rsidP="000943D0">
            <w:pPr>
              <w:pStyle w:val="ListParagraph"/>
              <w:numPr>
                <w:ilvl w:val="0"/>
                <w:numId w:val="22"/>
              </w:numPr>
              <w:ind w:left="319" w:hanging="319"/>
              <w:rPr>
                <w:rFonts w:ascii="Times New Roman" w:hAnsi="Times New Roman" w:cs="Times New Roman"/>
              </w:rPr>
            </w:pPr>
            <w:r w:rsidRPr="000F121B">
              <w:rPr>
                <w:rFonts w:ascii="Times New Roman" w:hAnsi="Times New Roman" w:cs="Times New Roman"/>
              </w:rPr>
              <w:t>Multiple shipping provider integration with backup calculators</w:t>
            </w:r>
          </w:p>
          <w:p w14:paraId="4E315E9C" w14:textId="77777777" w:rsidR="00B9458B" w:rsidRPr="004F18E0" w:rsidRDefault="00B9458B">
            <w:pPr>
              <w:rPr>
                <w:rFonts w:ascii="Times New Roman" w:hAnsi="Times New Roman" w:cs="Times New Roman"/>
              </w:rPr>
            </w:pPr>
          </w:p>
          <w:p w14:paraId="57075BCA" w14:textId="77777777" w:rsidR="00B9458B" w:rsidRPr="000F121B" w:rsidRDefault="00B9458B" w:rsidP="000943D0">
            <w:pPr>
              <w:pStyle w:val="ListParagraph"/>
              <w:numPr>
                <w:ilvl w:val="0"/>
                <w:numId w:val="22"/>
              </w:numPr>
              <w:ind w:left="319" w:hanging="319"/>
              <w:rPr>
                <w:rFonts w:ascii="Times New Roman" w:hAnsi="Times New Roman" w:cs="Times New Roman"/>
              </w:rPr>
            </w:pPr>
            <w:r w:rsidRPr="000F121B">
              <w:rPr>
                <w:rFonts w:ascii="Times New Roman" w:hAnsi="Times New Roman" w:cs="Times New Roman"/>
              </w:rPr>
              <w:t>Currency API</w:t>
            </w:r>
          </w:p>
        </w:tc>
      </w:tr>
      <w:tr w:rsidR="00B9458B" w:rsidRPr="000F121B" w14:paraId="4ECB718C" w14:textId="77777777">
        <w:trPr>
          <w:trHeight w:val="1456"/>
        </w:trPr>
        <w:tc>
          <w:tcPr>
            <w:tcW w:w="4106" w:type="dxa"/>
          </w:tcPr>
          <w:p w14:paraId="0A48FB9F" w14:textId="77777777" w:rsidR="00B9458B" w:rsidRPr="000F121B" w:rsidRDefault="00B9458B" w:rsidP="000943D0">
            <w:pPr>
              <w:pStyle w:val="ListParagraph"/>
              <w:numPr>
                <w:ilvl w:val="0"/>
                <w:numId w:val="4"/>
              </w:numPr>
              <w:spacing w:after="240"/>
              <w:ind w:left="357" w:hanging="357"/>
              <w:contextualSpacing w:val="0"/>
              <w:rPr>
                <w:rFonts w:ascii="Times New Roman" w:hAnsi="Times New Roman" w:cs="Times New Roman"/>
              </w:rPr>
            </w:pPr>
            <w:r w:rsidRPr="000F121B">
              <w:rPr>
                <w:rFonts w:ascii="Times New Roman" w:hAnsi="Times New Roman" w:cs="Times New Roman"/>
              </w:rPr>
              <w:t>Apply for any discounts/promotions</w:t>
            </w:r>
          </w:p>
          <w:p w14:paraId="2CE9B963" w14:textId="77777777" w:rsidR="00B9458B" w:rsidRDefault="00B9458B">
            <w:pPr>
              <w:rPr>
                <w:rFonts w:ascii="Times New Roman" w:hAnsi="Times New Roman" w:cs="Times New Roman"/>
                <w:b/>
                <w:i/>
              </w:rPr>
            </w:pPr>
          </w:p>
          <w:p w14:paraId="1D79CE67" w14:textId="77777777" w:rsidR="00B9458B" w:rsidRPr="00A53CD2" w:rsidRDefault="00B9458B">
            <w:pPr>
              <w:rPr>
                <w:rFonts w:ascii="Times New Roman" w:hAnsi="Times New Roman" w:cs="Times New Roman"/>
                <w:b/>
              </w:rPr>
            </w:pPr>
            <w:r w:rsidRPr="0076158B">
              <w:rPr>
                <w:rFonts w:ascii="Times New Roman" w:hAnsi="Times New Roman" w:cs="Times New Roman"/>
                <w:b/>
                <w:i/>
              </w:rPr>
              <w:t>Problem</w:t>
            </w:r>
            <w:r w:rsidRPr="0076158B">
              <w:rPr>
                <w:rFonts w:ascii="Times New Roman" w:hAnsi="Times New Roman" w:cs="Times New Roman"/>
                <w:b/>
              </w:rPr>
              <w:t>:</w:t>
            </w:r>
            <w:r>
              <w:rPr>
                <w:rFonts w:ascii="Times New Roman" w:hAnsi="Times New Roman" w:cs="Times New Roman"/>
                <w:b/>
              </w:rPr>
              <w:t xml:space="preserve"> </w:t>
            </w:r>
            <w:r w:rsidRPr="00A53CD2">
              <w:rPr>
                <w:rFonts w:ascii="Times New Roman" w:hAnsi="Times New Roman" w:cs="Times New Roman"/>
              </w:rPr>
              <w:t>Expired discount codes</w:t>
            </w:r>
          </w:p>
        </w:tc>
        <w:tc>
          <w:tcPr>
            <w:tcW w:w="5244" w:type="dxa"/>
          </w:tcPr>
          <w:p w14:paraId="64F00B2D" w14:textId="77777777" w:rsidR="00B9458B" w:rsidRPr="00DA3779" w:rsidRDefault="00B9458B" w:rsidP="000943D0">
            <w:pPr>
              <w:pStyle w:val="ListParagraph"/>
              <w:numPr>
                <w:ilvl w:val="0"/>
                <w:numId w:val="23"/>
              </w:numPr>
              <w:ind w:left="319" w:hanging="319"/>
              <w:rPr>
                <w:rFonts w:ascii="Times New Roman" w:hAnsi="Times New Roman" w:cs="Times New Roman"/>
                <w:b/>
              </w:rPr>
            </w:pPr>
            <w:r w:rsidRPr="00DA3779">
              <w:rPr>
                <w:rFonts w:ascii="Times New Roman" w:hAnsi="Times New Roman" w:cs="Times New Roman"/>
                <w:b/>
              </w:rPr>
              <w:t>Give the customers discounts if they are eligible.</w:t>
            </w:r>
          </w:p>
          <w:p w14:paraId="67E99B4E" w14:textId="77777777" w:rsidR="00B9458B" w:rsidRPr="000F121B" w:rsidRDefault="00B9458B">
            <w:pPr>
              <w:ind w:left="319" w:hanging="319"/>
              <w:rPr>
                <w:rFonts w:ascii="Times New Roman" w:hAnsi="Times New Roman" w:cs="Times New Roman"/>
              </w:rPr>
            </w:pPr>
          </w:p>
          <w:p w14:paraId="07F7F700" w14:textId="77777777" w:rsidR="00B9458B" w:rsidRPr="000F121B" w:rsidRDefault="00B9458B" w:rsidP="000943D0">
            <w:pPr>
              <w:pStyle w:val="ListParagraph"/>
              <w:numPr>
                <w:ilvl w:val="0"/>
                <w:numId w:val="23"/>
              </w:numPr>
              <w:ind w:left="319" w:hanging="319"/>
              <w:rPr>
                <w:rFonts w:ascii="Times New Roman" w:hAnsi="Times New Roman" w:cs="Times New Roman"/>
              </w:rPr>
            </w:pPr>
            <w:r w:rsidRPr="000F121B">
              <w:rPr>
                <w:rFonts w:ascii="Times New Roman" w:hAnsi="Times New Roman" w:cs="Times New Roman"/>
              </w:rPr>
              <w:t>Implement a real-time discount update validation during checkout.</w:t>
            </w:r>
          </w:p>
        </w:tc>
      </w:tr>
      <w:tr w:rsidR="00B9458B" w:rsidRPr="000F121B" w14:paraId="717C43FF" w14:textId="77777777">
        <w:trPr>
          <w:trHeight w:val="1615"/>
        </w:trPr>
        <w:tc>
          <w:tcPr>
            <w:tcW w:w="4106" w:type="dxa"/>
          </w:tcPr>
          <w:p w14:paraId="6DCFEAB0" w14:textId="77777777" w:rsidR="00B9458B" w:rsidRPr="000F121B" w:rsidRDefault="00B9458B" w:rsidP="000943D0">
            <w:pPr>
              <w:pStyle w:val="ListParagraph"/>
              <w:numPr>
                <w:ilvl w:val="0"/>
                <w:numId w:val="4"/>
              </w:numPr>
              <w:spacing w:after="240"/>
              <w:ind w:left="357" w:hanging="357"/>
              <w:contextualSpacing w:val="0"/>
              <w:rPr>
                <w:rFonts w:ascii="Times New Roman" w:hAnsi="Times New Roman" w:cs="Times New Roman"/>
              </w:rPr>
            </w:pPr>
            <w:r w:rsidRPr="000F121B">
              <w:rPr>
                <w:rFonts w:ascii="Times New Roman" w:hAnsi="Times New Roman" w:cs="Times New Roman"/>
              </w:rPr>
              <w:t>Generate unique invoice number</w:t>
            </w:r>
          </w:p>
          <w:p w14:paraId="5C6B522E" w14:textId="77777777" w:rsidR="00B9458B" w:rsidRDefault="00B9458B">
            <w:pPr>
              <w:rPr>
                <w:rFonts w:ascii="Times New Roman" w:hAnsi="Times New Roman" w:cs="Times New Roman"/>
                <w:b/>
                <w:i/>
              </w:rPr>
            </w:pPr>
          </w:p>
          <w:p w14:paraId="1C3C8C73" w14:textId="77777777" w:rsidR="00B9458B" w:rsidRPr="00A53CD2" w:rsidRDefault="00B9458B">
            <w:pPr>
              <w:rPr>
                <w:rFonts w:ascii="Times New Roman" w:hAnsi="Times New Roman" w:cs="Times New Roman"/>
                <w:b/>
              </w:rPr>
            </w:pPr>
            <w:r w:rsidRPr="0076158B">
              <w:rPr>
                <w:rFonts w:ascii="Times New Roman" w:hAnsi="Times New Roman" w:cs="Times New Roman"/>
                <w:b/>
                <w:i/>
              </w:rPr>
              <w:t>Problem</w:t>
            </w:r>
            <w:r w:rsidRPr="0076158B">
              <w:rPr>
                <w:rFonts w:ascii="Times New Roman" w:hAnsi="Times New Roman" w:cs="Times New Roman"/>
                <w:b/>
              </w:rPr>
              <w:t>:</w:t>
            </w:r>
            <w:r>
              <w:rPr>
                <w:rFonts w:ascii="Times New Roman" w:hAnsi="Times New Roman" w:cs="Times New Roman"/>
                <w:b/>
              </w:rPr>
              <w:t xml:space="preserve"> </w:t>
            </w:r>
            <w:r w:rsidRPr="00A53CD2">
              <w:rPr>
                <w:rFonts w:ascii="Times New Roman" w:hAnsi="Times New Roman" w:cs="Times New Roman"/>
              </w:rPr>
              <w:t>PDF service down</w:t>
            </w:r>
          </w:p>
        </w:tc>
        <w:tc>
          <w:tcPr>
            <w:tcW w:w="5244" w:type="dxa"/>
          </w:tcPr>
          <w:p w14:paraId="59E4D42B" w14:textId="77777777" w:rsidR="00B9458B" w:rsidRPr="00DA3779" w:rsidRDefault="00B9458B" w:rsidP="000943D0">
            <w:pPr>
              <w:pStyle w:val="ListParagraph"/>
              <w:numPr>
                <w:ilvl w:val="0"/>
                <w:numId w:val="24"/>
              </w:numPr>
              <w:ind w:left="319" w:hanging="319"/>
              <w:rPr>
                <w:rFonts w:ascii="Times New Roman" w:hAnsi="Times New Roman" w:cs="Times New Roman"/>
                <w:b/>
              </w:rPr>
            </w:pPr>
            <w:r w:rsidRPr="00DA3779">
              <w:rPr>
                <w:rFonts w:ascii="Times New Roman" w:hAnsi="Times New Roman" w:cs="Times New Roman"/>
                <w:b/>
              </w:rPr>
              <w:t>To generate a unique number for each invoice as evidence of the customers’ sales.</w:t>
            </w:r>
          </w:p>
          <w:p w14:paraId="3AAC5EE5" w14:textId="77777777" w:rsidR="00B9458B" w:rsidRPr="000F121B" w:rsidRDefault="00B9458B">
            <w:pPr>
              <w:ind w:left="319" w:hanging="319"/>
              <w:rPr>
                <w:rFonts w:ascii="Times New Roman" w:hAnsi="Times New Roman" w:cs="Times New Roman"/>
              </w:rPr>
            </w:pPr>
          </w:p>
          <w:p w14:paraId="01C158E7" w14:textId="77777777" w:rsidR="00B9458B" w:rsidRPr="000F121B" w:rsidRDefault="00B9458B" w:rsidP="000943D0">
            <w:pPr>
              <w:pStyle w:val="ListParagraph"/>
              <w:numPr>
                <w:ilvl w:val="0"/>
                <w:numId w:val="24"/>
              </w:numPr>
              <w:ind w:left="319" w:hanging="319"/>
              <w:rPr>
                <w:rFonts w:ascii="Times New Roman" w:hAnsi="Times New Roman" w:cs="Times New Roman"/>
              </w:rPr>
            </w:pPr>
            <w:r w:rsidRPr="000F121B">
              <w:rPr>
                <w:rFonts w:ascii="Times New Roman" w:hAnsi="Times New Roman" w:cs="Times New Roman"/>
              </w:rPr>
              <w:t>Should have multiple PDF service providers (primary/backup).</w:t>
            </w:r>
          </w:p>
        </w:tc>
      </w:tr>
      <w:tr w:rsidR="00B9458B" w:rsidRPr="000F121B" w14:paraId="6A270D1F" w14:textId="77777777">
        <w:trPr>
          <w:trHeight w:val="674"/>
        </w:trPr>
        <w:tc>
          <w:tcPr>
            <w:tcW w:w="9350" w:type="dxa"/>
            <w:gridSpan w:val="2"/>
            <w:shd w:val="clear" w:color="auto" w:fill="C1E4F5" w:themeFill="accent1" w:themeFillTint="33"/>
            <w:vAlign w:val="center"/>
          </w:tcPr>
          <w:p w14:paraId="474982AD" w14:textId="77777777" w:rsidR="00B9458B" w:rsidRPr="00A16E71" w:rsidRDefault="00B9458B">
            <w:pPr>
              <w:jc w:val="center"/>
              <w:rPr>
                <w:rFonts w:ascii="Times New Roman" w:hAnsi="Times New Roman" w:cs="Times New Roman"/>
                <w:b/>
              </w:rPr>
            </w:pPr>
            <w:r w:rsidRPr="00A16E71">
              <w:rPr>
                <w:rFonts w:ascii="Times New Roman" w:hAnsi="Times New Roman" w:cs="Times New Roman"/>
                <w:b/>
              </w:rPr>
              <w:t>Variants</w:t>
            </w:r>
          </w:p>
        </w:tc>
      </w:tr>
      <w:tr w:rsidR="00B9458B" w:rsidRPr="000F121B" w14:paraId="5031842C" w14:textId="77777777">
        <w:trPr>
          <w:trHeight w:val="1632"/>
        </w:trPr>
        <w:tc>
          <w:tcPr>
            <w:tcW w:w="4106" w:type="dxa"/>
          </w:tcPr>
          <w:p w14:paraId="772F5C23" w14:textId="77777777" w:rsidR="00B9458B" w:rsidRPr="00A56DBB" w:rsidRDefault="00B9458B" w:rsidP="000943D0">
            <w:pPr>
              <w:pStyle w:val="ListParagraph"/>
              <w:numPr>
                <w:ilvl w:val="0"/>
                <w:numId w:val="29"/>
              </w:numPr>
              <w:rPr>
                <w:rFonts w:ascii="Times New Roman" w:hAnsi="Times New Roman" w:cs="Times New Roman"/>
              </w:rPr>
            </w:pPr>
            <w:r w:rsidRPr="00A56DBB">
              <w:rPr>
                <w:rFonts w:ascii="Times New Roman" w:hAnsi="Times New Roman" w:cs="Times New Roman"/>
              </w:rPr>
              <w:t>Invoices including discounts/promotions versus standard full-price billing.</w:t>
            </w:r>
          </w:p>
          <w:p w14:paraId="6EEEB0E9" w14:textId="77777777" w:rsidR="00B9458B" w:rsidRPr="000F121B" w:rsidRDefault="00B9458B">
            <w:pPr>
              <w:rPr>
                <w:rFonts w:ascii="Times New Roman" w:hAnsi="Times New Roman" w:cs="Times New Roman"/>
              </w:rPr>
            </w:pPr>
          </w:p>
        </w:tc>
        <w:tc>
          <w:tcPr>
            <w:tcW w:w="5244" w:type="dxa"/>
          </w:tcPr>
          <w:p w14:paraId="5605C0C5" w14:textId="77777777" w:rsidR="00B9458B" w:rsidRPr="00842DD3" w:rsidRDefault="00B9458B" w:rsidP="000943D0">
            <w:pPr>
              <w:pStyle w:val="ListParagraph"/>
              <w:numPr>
                <w:ilvl w:val="0"/>
                <w:numId w:val="25"/>
              </w:numPr>
              <w:spacing w:after="120"/>
              <w:ind w:left="318" w:hanging="318"/>
              <w:contextualSpacing w:val="0"/>
              <w:rPr>
                <w:rFonts w:ascii="Times New Roman" w:hAnsi="Times New Roman" w:cs="Times New Roman"/>
              </w:rPr>
            </w:pPr>
            <w:r w:rsidRPr="00842DD3">
              <w:rPr>
                <w:rFonts w:ascii="Times New Roman" w:hAnsi="Times New Roman" w:cs="Times New Roman"/>
              </w:rPr>
              <w:t>System applies discounts (e.g., seasonal sale, voucher code) automatically and reflects this in the final invoice total.</w:t>
            </w:r>
          </w:p>
          <w:p w14:paraId="35C13596" w14:textId="77777777" w:rsidR="00B9458B" w:rsidRPr="000F121B" w:rsidRDefault="00B9458B" w:rsidP="000943D0">
            <w:pPr>
              <w:pStyle w:val="ListParagraph"/>
              <w:numPr>
                <w:ilvl w:val="0"/>
                <w:numId w:val="25"/>
              </w:numPr>
              <w:ind w:left="320" w:hanging="320"/>
              <w:rPr>
                <w:rFonts w:ascii="Times New Roman" w:hAnsi="Times New Roman" w:cs="Times New Roman"/>
              </w:rPr>
            </w:pPr>
            <w:r w:rsidRPr="002621DB">
              <w:rPr>
                <w:rFonts w:ascii="Times New Roman" w:hAnsi="Times New Roman" w:cs="Times New Roman"/>
              </w:rPr>
              <w:t>If no valid discounts apply, the system</w:t>
            </w:r>
            <w:r>
              <w:rPr>
                <w:rFonts w:ascii="Times New Roman" w:hAnsi="Times New Roman" w:cs="Times New Roman"/>
              </w:rPr>
              <w:t xml:space="preserve"> will</w:t>
            </w:r>
            <w:r w:rsidRPr="002621DB">
              <w:rPr>
                <w:rFonts w:ascii="Times New Roman" w:hAnsi="Times New Roman" w:cs="Times New Roman"/>
              </w:rPr>
              <w:t xml:space="preserve"> generate a full-price invoice.</w:t>
            </w:r>
          </w:p>
        </w:tc>
      </w:tr>
      <w:tr w:rsidR="00B9458B" w:rsidRPr="000F121B" w14:paraId="6B23C497" w14:textId="77777777">
        <w:trPr>
          <w:trHeight w:val="1493"/>
        </w:trPr>
        <w:tc>
          <w:tcPr>
            <w:tcW w:w="4106" w:type="dxa"/>
          </w:tcPr>
          <w:p w14:paraId="16A86D2B" w14:textId="77777777" w:rsidR="00B9458B" w:rsidRPr="00A56DBB" w:rsidRDefault="00B9458B" w:rsidP="000943D0">
            <w:pPr>
              <w:pStyle w:val="ListParagraph"/>
              <w:numPr>
                <w:ilvl w:val="0"/>
                <w:numId w:val="29"/>
              </w:numPr>
              <w:rPr>
                <w:rFonts w:ascii="Times New Roman" w:hAnsi="Times New Roman" w:cs="Times New Roman"/>
              </w:rPr>
            </w:pPr>
            <w:r w:rsidRPr="00A56DBB">
              <w:rPr>
                <w:rFonts w:ascii="Times New Roman" w:hAnsi="Times New Roman" w:cs="Times New Roman"/>
              </w:rPr>
              <w:t>Business-to-business (B2B) invoices</w:t>
            </w:r>
          </w:p>
        </w:tc>
        <w:tc>
          <w:tcPr>
            <w:tcW w:w="5244" w:type="dxa"/>
          </w:tcPr>
          <w:p w14:paraId="5670D4A6" w14:textId="77777777" w:rsidR="00B9458B" w:rsidRDefault="00B9458B" w:rsidP="000943D0">
            <w:pPr>
              <w:pStyle w:val="ListParagraph"/>
              <w:numPr>
                <w:ilvl w:val="0"/>
                <w:numId w:val="26"/>
              </w:numPr>
              <w:ind w:left="320" w:hanging="320"/>
              <w:rPr>
                <w:rFonts w:ascii="Times New Roman" w:hAnsi="Times New Roman" w:cs="Times New Roman"/>
              </w:rPr>
            </w:pPr>
            <w:r w:rsidRPr="00A9259D">
              <w:rPr>
                <w:rFonts w:ascii="Times New Roman" w:hAnsi="Times New Roman" w:cs="Times New Roman"/>
              </w:rPr>
              <w:t>Invoices may include company name, ABN, and purchase order number if the customer is a registered business.</w:t>
            </w:r>
          </w:p>
          <w:p w14:paraId="419ACFD4" w14:textId="77777777" w:rsidR="00B9458B" w:rsidRPr="00A9259D" w:rsidRDefault="00B9458B" w:rsidP="000943D0">
            <w:pPr>
              <w:pStyle w:val="ListParagraph"/>
              <w:numPr>
                <w:ilvl w:val="0"/>
                <w:numId w:val="26"/>
              </w:numPr>
              <w:ind w:left="320" w:hanging="320"/>
              <w:rPr>
                <w:rFonts w:ascii="Times New Roman" w:hAnsi="Times New Roman" w:cs="Times New Roman"/>
              </w:rPr>
            </w:pPr>
            <w:r w:rsidRPr="00A9259D">
              <w:rPr>
                <w:rFonts w:ascii="Times New Roman" w:hAnsi="Times New Roman" w:cs="Times New Roman"/>
              </w:rPr>
              <w:t>Different template may be applied (e.g., “Tax Invoice – Business Customer”).</w:t>
            </w:r>
          </w:p>
        </w:tc>
      </w:tr>
    </w:tbl>
    <w:p w14:paraId="648E6068" w14:textId="4117C242" w:rsidR="001345E8" w:rsidRPr="004D521E" w:rsidRDefault="00815248" w:rsidP="000943D0">
      <w:pPr>
        <w:pStyle w:val="Heading2"/>
        <w:numPr>
          <w:ilvl w:val="0"/>
          <w:numId w:val="95"/>
        </w:numPr>
        <w:spacing w:line="360" w:lineRule="auto"/>
        <w:rPr>
          <w:rFonts w:ascii="Times New Roman" w:hAnsi="Times New Roman" w:cs="Times New Roman"/>
          <w:b/>
          <w:bCs/>
          <w:color w:val="auto"/>
          <w:sz w:val="36"/>
          <w:szCs w:val="36"/>
        </w:rPr>
      </w:pPr>
      <w:r>
        <w:rPr>
          <w:rFonts w:ascii="Times New Roman" w:hAnsi="Times New Roman" w:cs="Times New Roman"/>
          <w:b/>
          <w:color w:val="auto"/>
          <w:sz w:val="36"/>
          <w:szCs w:val="36"/>
        </w:rPr>
        <w:lastRenderedPageBreak/>
        <w:t xml:space="preserve"> </w:t>
      </w:r>
      <w:bookmarkStart w:id="16" w:name="_Toc208537299"/>
      <w:r w:rsidR="00ED5E51" w:rsidRPr="004D521E">
        <w:rPr>
          <w:rFonts w:ascii="Times New Roman" w:hAnsi="Times New Roman" w:cs="Times New Roman"/>
          <w:b/>
          <w:bCs/>
          <w:color w:val="auto"/>
          <w:sz w:val="36"/>
          <w:szCs w:val="36"/>
        </w:rPr>
        <w:t xml:space="preserve">Creating </w:t>
      </w:r>
      <w:r w:rsidR="007C2C3E" w:rsidRPr="004D521E">
        <w:rPr>
          <w:rFonts w:ascii="Times New Roman" w:hAnsi="Times New Roman" w:cs="Times New Roman"/>
          <w:b/>
          <w:bCs/>
          <w:color w:val="auto"/>
          <w:sz w:val="36"/>
          <w:szCs w:val="36"/>
        </w:rPr>
        <w:t>receipts</w:t>
      </w:r>
      <w:bookmarkEnd w:id="16"/>
    </w:p>
    <w:tbl>
      <w:tblPr>
        <w:tblStyle w:val="TableGrid"/>
        <w:tblW w:w="9493" w:type="dxa"/>
        <w:tblLook w:val="04A0" w:firstRow="1" w:lastRow="0" w:firstColumn="1" w:lastColumn="0" w:noHBand="0" w:noVBand="1"/>
      </w:tblPr>
      <w:tblGrid>
        <w:gridCol w:w="4248"/>
        <w:gridCol w:w="5245"/>
      </w:tblGrid>
      <w:tr w:rsidR="00A109D8" w:rsidRPr="000F121B" w14:paraId="2201F429" w14:textId="77777777">
        <w:trPr>
          <w:trHeight w:val="791"/>
        </w:trPr>
        <w:tc>
          <w:tcPr>
            <w:tcW w:w="9493" w:type="dxa"/>
            <w:gridSpan w:val="2"/>
            <w:shd w:val="clear" w:color="auto" w:fill="C1E4F5" w:themeFill="accent1" w:themeFillTint="33"/>
            <w:vAlign w:val="center"/>
          </w:tcPr>
          <w:p w14:paraId="49E6456B" w14:textId="6CFB17E8" w:rsidR="00A109D8" w:rsidRPr="00E44708" w:rsidRDefault="00A109D8">
            <w:pPr>
              <w:jc w:val="center"/>
              <w:rPr>
                <w:rFonts w:ascii="Times New Roman" w:hAnsi="Times New Roman" w:cs="Times New Roman"/>
                <w:b/>
              </w:rPr>
            </w:pPr>
            <w:r w:rsidRPr="00E44708">
              <w:rPr>
                <w:rFonts w:ascii="Times New Roman" w:hAnsi="Times New Roman" w:cs="Times New Roman"/>
                <w:b/>
              </w:rPr>
              <w:t>Task</w:t>
            </w:r>
            <w:r w:rsidR="00374183">
              <w:rPr>
                <w:rFonts w:ascii="Times New Roman" w:hAnsi="Times New Roman" w:cs="Times New Roman"/>
                <w:b/>
              </w:rPr>
              <w:t xml:space="preserve"> –</w:t>
            </w:r>
            <w:r w:rsidRPr="00E44708">
              <w:rPr>
                <w:rFonts w:ascii="Times New Roman" w:hAnsi="Times New Roman" w:cs="Times New Roman"/>
                <w:b/>
              </w:rPr>
              <w:t xml:space="preserve"> Creating Receipts</w:t>
            </w:r>
          </w:p>
        </w:tc>
      </w:tr>
      <w:tr w:rsidR="00A109D8" w:rsidRPr="000F121B" w14:paraId="01690F60" w14:textId="77777777">
        <w:trPr>
          <w:trHeight w:val="973"/>
        </w:trPr>
        <w:tc>
          <w:tcPr>
            <w:tcW w:w="4248" w:type="dxa"/>
            <w:vAlign w:val="center"/>
          </w:tcPr>
          <w:p w14:paraId="40009E03"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Purpose</w:t>
            </w:r>
          </w:p>
        </w:tc>
        <w:tc>
          <w:tcPr>
            <w:tcW w:w="5245" w:type="dxa"/>
            <w:vAlign w:val="center"/>
          </w:tcPr>
          <w:p w14:paraId="72BAC01D" w14:textId="77777777" w:rsidR="00A109D8" w:rsidRPr="000F121B" w:rsidRDefault="00A109D8" w:rsidP="000943D0">
            <w:pPr>
              <w:pStyle w:val="ListParagraph"/>
              <w:numPr>
                <w:ilvl w:val="0"/>
                <w:numId w:val="5"/>
              </w:numPr>
              <w:rPr>
                <w:rFonts w:ascii="Times New Roman" w:hAnsi="Times New Roman" w:cs="Times New Roman"/>
              </w:rPr>
            </w:pPr>
            <w:r w:rsidRPr="00506B30">
              <w:rPr>
                <w:rFonts w:ascii="Times New Roman" w:hAnsi="Times New Roman" w:cs="Times New Roman"/>
              </w:rPr>
              <w:t>Provide customers with proof of completed payment and ensure accurate record-keeping.</w:t>
            </w:r>
          </w:p>
        </w:tc>
      </w:tr>
      <w:tr w:rsidR="00A109D8" w:rsidRPr="000F121B" w14:paraId="03642F17" w14:textId="77777777">
        <w:trPr>
          <w:trHeight w:val="986"/>
        </w:trPr>
        <w:tc>
          <w:tcPr>
            <w:tcW w:w="4248" w:type="dxa"/>
            <w:vAlign w:val="center"/>
          </w:tcPr>
          <w:p w14:paraId="367F8C80"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Trigger/Precondition</w:t>
            </w:r>
          </w:p>
        </w:tc>
        <w:tc>
          <w:tcPr>
            <w:tcW w:w="5245" w:type="dxa"/>
            <w:vAlign w:val="center"/>
          </w:tcPr>
          <w:p w14:paraId="563DCDF0" w14:textId="77777777" w:rsidR="00A109D8" w:rsidRPr="00505E7B" w:rsidRDefault="00A109D8" w:rsidP="000943D0">
            <w:pPr>
              <w:pStyle w:val="ListParagraph"/>
              <w:numPr>
                <w:ilvl w:val="0"/>
                <w:numId w:val="5"/>
              </w:numPr>
              <w:rPr>
                <w:rFonts w:ascii="Times New Roman" w:hAnsi="Times New Roman" w:cs="Times New Roman"/>
              </w:rPr>
            </w:pPr>
            <w:r w:rsidRPr="00505E7B">
              <w:rPr>
                <w:rFonts w:ascii="Times New Roman" w:hAnsi="Times New Roman" w:cs="Times New Roman"/>
              </w:rPr>
              <w:t>Payment has been successfully processed and verified by the system.</w:t>
            </w:r>
          </w:p>
          <w:p w14:paraId="1C12416A" w14:textId="77777777" w:rsidR="00A109D8" w:rsidRPr="000F121B" w:rsidRDefault="00A109D8" w:rsidP="000943D0">
            <w:pPr>
              <w:pStyle w:val="ListParagraph"/>
              <w:numPr>
                <w:ilvl w:val="0"/>
                <w:numId w:val="5"/>
              </w:numPr>
              <w:rPr>
                <w:rFonts w:ascii="Times New Roman" w:hAnsi="Times New Roman" w:cs="Times New Roman"/>
              </w:rPr>
            </w:pPr>
            <w:r w:rsidRPr="00505E7B">
              <w:rPr>
                <w:rFonts w:ascii="Times New Roman" w:hAnsi="Times New Roman" w:cs="Times New Roman"/>
              </w:rPr>
              <w:t>An associated invoice exists in the system.</w:t>
            </w:r>
          </w:p>
        </w:tc>
      </w:tr>
      <w:tr w:rsidR="00A109D8" w:rsidRPr="000F121B" w14:paraId="592ACFFA" w14:textId="77777777">
        <w:trPr>
          <w:trHeight w:val="548"/>
        </w:trPr>
        <w:tc>
          <w:tcPr>
            <w:tcW w:w="4248" w:type="dxa"/>
            <w:vAlign w:val="center"/>
          </w:tcPr>
          <w:p w14:paraId="356F45F2"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Frequency</w:t>
            </w:r>
          </w:p>
        </w:tc>
        <w:tc>
          <w:tcPr>
            <w:tcW w:w="5245" w:type="dxa"/>
            <w:vAlign w:val="center"/>
          </w:tcPr>
          <w:p w14:paraId="08DB1E6C" w14:textId="77777777" w:rsidR="00A109D8" w:rsidRPr="000F121B" w:rsidRDefault="00A109D8">
            <w:pPr>
              <w:rPr>
                <w:rFonts w:ascii="Times New Roman" w:hAnsi="Times New Roman" w:cs="Times New Roman"/>
              </w:rPr>
            </w:pPr>
            <w:r w:rsidRPr="00657594">
              <w:rPr>
                <w:rFonts w:ascii="Times New Roman" w:hAnsi="Times New Roman" w:cs="Times New Roman"/>
              </w:rPr>
              <w:t>With every completed customer transaction.</w:t>
            </w:r>
          </w:p>
        </w:tc>
      </w:tr>
      <w:tr w:rsidR="00A109D8" w:rsidRPr="000F121B" w14:paraId="27B50014" w14:textId="77777777">
        <w:trPr>
          <w:trHeight w:val="1265"/>
        </w:trPr>
        <w:tc>
          <w:tcPr>
            <w:tcW w:w="4248" w:type="dxa"/>
            <w:vAlign w:val="center"/>
          </w:tcPr>
          <w:p w14:paraId="5A79933E"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Critical</w:t>
            </w:r>
          </w:p>
        </w:tc>
        <w:tc>
          <w:tcPr>
            <w:tcW w:w="5245" w:type="dxa"/>
            <w:vAlign w:val="center"/>
          </w:tcPr>
          <w:p w14:paraId="0512A12C" w14:textId="77777777" w:rsidR="00A109D8" w:rsidRPr="00451455" w:rsidRDefault="00A109D8" w:rsidP="000943D0">
            <w:pPr>
              <w:pStyle w:val="ListParagraph"/>
              <w:numPr>
                <w:ilvl w:val="0"/>
                <w:numId w:val="5"/>
              </w:numPr>
              <w:rPr>
                <w:rFonts w:ascii="Times New Roman" w:hAnsi="Times New Roman" w:cs="Times New Roman"/>
              </w:rPr>
            </w:pPr>
            <w:r w:rsidRPr="00451455">
              <w:rPr>
                <w:rFonts w:ascii="Times New Roman" w:hAnsi="Times New Roman" w:cs="Times New Roman"/>
              </w:rPr>
              <w:t>Customer requests immediate proof for warranty, return, or expense claim purposes.</w:t>
            </w:r>
          </w:p>
          <w:p w14:paraId="36BDBAD3" w14:textId="77777777" w:rsidR="00A109D8" w:rsidRPr="000F121B" w:rsidRDefault="00A109D8" w:rsidP="000943D0">
            <w:pPr>
              <w:pStyle w:val="ListParagraph"/>
              <w:numPr>
                <w:ilvl w:val="0"/>
                <w:numId w:val="5"/>
              </w:numPr>
              <w:rPr>
                <w:rFonts w:ascii="Times New Roman" w:hAnsi="Times New Roman" w:cs="Times New Roman"/>
              </w:rPr>
            </w:pPr>
            <w:r w:rsidRPr="00451455">
              <w:rPr>
                <w:rFonts w:ascii="Times New Roman" w:hAnsi="Times New Roman" w:cs="Times New Roman"/>
              </w:rPr>
              <w:t>Multiple items with different payment methods need to be recorded.</w:t>
            </w:r>
          </w:p>
        </w:tc>
      </w:tr>
      <w:tr w:rsidR="00A109D8" w:rsidRPr="000F121B" w14:paraId="505353E0" w14:textId="77777777">
        <w:trPr>
          <w:trHeight w:val="808"/>
        </w:trPr>
        <w:tc>
          <w:tcPr>
            <w:tcW w:w="4248" w:type="dxa"/>
            <w:shd w:val="clear" w:color="auto" w:fill="C1E4F5" w:themeFill="accent1" w:themeFillTint="33"/>
            <w:vAlign w:val="center"/>
          </w:tcPr>
          <w:p w14:paraId="65D0C76B"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Subtasks:</w:t>
            </w:r>
          </w:p>
        </w:tc>
        <w:tc>
          <w:tcPr>
            <w:tcW w:w="5245" w:type="dxa"/>
            <w:shd w:val="clear" w:color="auto" w:fill="C1E4F5" w:themeFill="accent1" w:themeFillTint="33"/>
            <w:vAlign w:val="center"/>
          </w:tcPr>
          <w:p w14:paraId="157F5101"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Example Solution</w:t>
            </w:r>
          </w:p>
        </w:tc>
      </w:tr>
      <w:tr w:rsidR="00A109D8" w:rsidRPr="000F121B" w14:paraId="77513E1D" w14:textId="77777777">
        <w:trPr>
          <w:trHeight w:val="1132"/>
        </w:trPr>
        <w:tc>
          <w:tcPr>
            <w:tcW w:w="4248" w:type="dxa"/>
          </w:tcPr>
          <w:p w14:paraId="27C5A147" w14:textId="77777777" w:rsidR="00A109D8" w:rsidRDefault="00A109D8" w:rsidP="000943D0">
            <w:pPr>
              <w:pStyle w:val="ListParagraph"/>
              <w:numPr>
                <w:ilvl w:val="0"/>
                <w:numId w:val="27"/>
              </w:numPr>
              <w:spacing w:after="240"/>
              <w:ind w:left="318" w:hanging="284"/>
              <w:contextualSpacing w:val="0"/>
              <w:rPr>
                <w:rFonts w:ascii="Times New Roman" w:hAnsi="Times New Roman" w:cs="Times New Roman"/>
              </w:rPr>
            </w:pPr>
            <w:r w:rsidRPr="001B08AF">
              <w:rPr>
                <w:rFonts w:ascii="Times New Roman" w:hAnsi="Times New Roman" w:cs="Times New Roman"/>
              </w:rPr>
              <w:t>Link to existing invoices</w:t>
            </w:r>
            <w:r>
              <w:rPr>
                <w:rFonts w:ascii="Times New Roman" w:hAnsi="Times New Roman" w:cs="Times New Roman"/>
              </w:rPr>
              <w:t>.</w:t>
            </w:r>
          </w:p>
          <w:p w14:paraId="2C391915" w14:textId="4852CBC7" w:rsidR="00A109D8" w:rsidRPr="00A861F3" w:rsidRDefault="00A109D8" w:rsidP="00A861F3">
            <w:pPr>
              <w:ind w:left="35"/>
              <w:rPr>
                <w:rFonts w:ascii="Times New Roman" w:hAnsi="Times New Roman" w:cs="Times New Roman"/>
                <w:b/>
                <w:bCs/>
                <w:i/>
                <w:iCs/>
              </w:rPr>
            </w:pPr>
            <w:r w:rsidRPr="00A34D1A">
              <w:rPr>
                <w:rFonts w:ascii="Times New Roman" w:hAnsi="Times New Roman" w:cs="Times New Roman"/>
                <w:b/>
                <w:bCs/>
                <w:i/>
                <w:iCs/>
              </w:rPr>
              <w:t>Problem:</w:t>
            </w:r>
            <w:r w:rsidR="00A861F3">
              <w:rPr>
                <w:rFonts w:ascii="Times New Roman" w:hAnsi="Times New Roman" w:cs="Times New Roman"/>
                <w:b/>
                <w:bCs/>
                <w:i/>
                <w:iCs/>
              </w:rPr>
              <w:t xml:space="preserve"> </w:t>
            </w:r>
            <w:r w:rsidRPr="00A861F3">
              <w:rPr>
                <w:rFonts w:ascii="Times New Roman" w:hAnsi="Times New Roman" w:cs="Times New Roman"/>
              </w:rPr>
              <w:t>Invoice not found or mismatched.</w:t>
            </w:r>
          </w:p>
        </w:tc>
        <w:tc>
          <w:tcPr>
            <w:tcW w:w="5245" w:type="dxa"/>
          </w:tcPr>
          <w:p w14:paraId="2584076F" w14:textId="77777777" w:rsidR="00A109D8" w:rsidRPr="00842DD3" w:rsidRDefault="00A109D8" w:rsidP="000943D0">
            <w:pPr>
              <w:pStyle w:val="ListParagraph"/>
              <w:numPr>
                <w:ilvl w:val="0"/>
                <w:numId w:val="28"/>
              </w:numPr>
              <w:ind w:left="321" w:hanging="321"/>
              <w:rPr>
                <w:rFonts w:ascii="Times New Roman" w:hAnsi="Times New Roman" w:cs="Times New Roman"/>
                <w:b/>
              </w:rPr>
            </w:pPr>
            <w:r w:rsidRPr="00842DD3">
              <w:rPr>
                <w:rFonts w:ascii="Times New Roman" w:hAnsi="Times New Roman" w:cs="Times New Roman"/>
                <w:b/>
              </w:rPr>
              <w:t>By matching the invoices’ number to create new receipts.</w:t>
            </w:r>
          </w:p>
          <w:p w14:paraId="551DE7C4" w14:textId="77777777" w:rsidR="00A109D8" w:rsidRPr="000F121B" w:rsidRDefault="00A109D8" w:rsidP="000943D0">
            <w:pPr>
              <w:pStyle w:val="ListParagraph"/>
              <w:numPr>
                <w:ilvl w:val="0"/>
                <w:numId w:val="28"/>
              </w:numPr>
              <w:ind w:left="321" w:hanging="321"/>
              <w:rPr>
                <w:rFonts w:ascii="Times New Roman" w:hAnsi="Times New Roman" w:cs="Times New Roman"/>
              </w:rPr>
            </w:pPr>
            <w:r w:rsidRPr="006218C8">
              <w:rPr>
                <w:rFonts w:ascii="Times New Roman" w:hAnsi="Times New Roman" w:cs="Times New Roman"/>
              </w:rPr>
              <w:t>System</w:t>
            </w:r>
            <w:r>
              <w:rPr>
                <w:rFonts w:ascii="Times New Roman" w:hAnsi="Times New Roman" w:cs="Times New Roman"/>
              </w:rPr>
              <w:t xml:space="preserve"> can</w:t>
            </w:r>
            <w:r w:rsidRPr="006218C8">
              <w:rPr>
                <w:rFonts w:ascii="Times New Roman" w:hAnsi="Times New Roman" w:cs="Times New Roman"/>
              </w:rPr>
              <w:t xml:space="preserve"> validate that the invoice ID exists and matches the transaction.</w:t>
            </w:r>
          </w:p>
        </w:tc>
      </w:tr>
      <w:tr w:rsidR="00A109D8" w:rsidRPr="000F121B" w14:paraId="7E47119E" w14:textId="77777777">
        <w:trPr>
          <w:trHeight w:val="2375"/>
        </w:trPr>
        <w:tc>
          <w:tcPr>
            <w:tcW w:w="4248" w:type="dxa"/>
          </w:tcPr>
          <w:p w14:paraId="02C8DEAB" w14:textId="77777777" w:rsidR="00A109D8" w:rsidRDefault="00A109D8" w:rsidP="000943D0">
            <w:pPr>
              <w:pStyle w:val="ListParagraph"/>
              <w:numPr>
                <w:ilvl w:val="0"/>
                <w:numId w:val="27"/>
              </w:numPr>
              <w:spacing w:after="240"/>
              <w:ind w:left="312" w:hanging="284"/>
              <w:contextualSpacing w:val="0"/>
              <w:rPr>
                <w:rFonts w:ascii="Times New Roman" w:hAnsi="Times New Roman" w:cs="Times New Roman"/>
              </w:rPr>
            </w:pPr>
            <w:r w:rsidRPr="00824841">
              <w:rPr>
                <w:rFonts w:ascii="Times New Roman" w:hAnsi="Times New Roman" w:cs="Times New Roman"/>
              </w:rPr>
              <w:t>Verify payment confirmation</w:t>
            </w:r>
            <w:r>
              <w:rPr>
                <w:rFonts w:ascii="Times New Roman" w:hAnsi="Times New Roman" w:cs="Times New Roman"/>
              </w:rPr>
              <w:t>.</w:t>
            </w:r>
          </w:p>
          <w:p w14:paraId="6F12EA75" w14:textId="77777777" w:rsidR="00A109D8" w:rsidRDefault="00A109D8">
            <w:pPr>
              <w:rPr>
                <w:rFonts w:ascii="Times New Roman" w:hAnsi="Times New Roman" w:cs="Times New Roman"/>
                <w:b/>
                <w:bCs/>
                <w:i/>
                <w:iCs/>
              </w:rPr>
            </w:pPr>
          </w:p>
          <w:p w14:paraId="43B98E61" w14:textId="77777777" w:rsidR="00A109D8" w:rsidRDefault="00A109D8">
            <w:pPr>
              <w:rPr>
                <w:rFonts w:ascii="Times New Roman" w:hAnsi="Times New Roman" w:cs="Times New Roman"/>
                <w:b/>
                <w:bCs/>
                <w:i/>
                <w:iCs/>
              </w:rPr>
            </w:pPr>
          </w:p>
          <w:p w14:paraId="40980404" w14:textId="77777777" w:rsidR="00A109D8" w:rsidRDefault="00A109D8">
            <w:pPr>
              <w:rPr>
                <w:rFonts w:ascii="Times New Roman" w:hAnsi="Times New Roman" w:cs="Times New Roman"/>
                <w:b/>
                <w:bCs/>
                <w:i/>
                <w:iCs/>
              </w:rPr>
            </w:pPr>
          </w:p>
          <w:p w14:paraId="22DEF30F" w14:textId="77777777" w:rsidR="00A109D8" w:rsidRDefault="00A109D8">
            <w:pPr>
              <w:rPr>
                <w:rFonts w:ascii="Times New Roman" w:hAnsi="Times New Roman" w:cs="Times New Roman"/>
                <w:b/>
                <w:bCs/>
                <w:i/>
                <w:iCs/>
              </w:rPr>
            </w:pPr>
          </w:p>
          <w:p w14:paraId="5E1F459D" w14:textId="77777777" w:rsidR="00A109D8" w:rsidRPr="006A370C" w:rsidRDefault="00A109D8">
            <w:pPr>
              <w:rPr>
                <w:rFonts w:ascii="Times New Roman" w:hAnsi="Times New Roman" w:cs="Times New Roman"/>
                <w:b/>
                <w:bCs/>
                <w:i/>
                <w:iCs/>
              </w:rPr>
            </w:pPr>
            <w:r w:rsidRPr="00A34D1A">
              <w:rPr>
                <w:rFonts w:ascii="Times New Roman" w:hAnsi="Times New Roman" w:cs="Times New Roman"/>
                <w:b/>
                <w:bCs/>
                <w:i/>
                <w:iCs/>
              </w:rPr>
              <w:t>Problem:</w:t>
            </w:r>
            <w:r>
              <w:rPr>
                <w:rFonts w:ascii="Times New Roman" w:hAnsi="Times New Roman" w:cs="Times New Roman"/>
                <w:b/>
                <w:bCs/>
                <w:i/>
                <w:iCs/>
              </w:rPr>
              <w:t xml:space="preserve"> </w:t>
            </w:r>
            <w:r w:rsidRPr="006A370C">
              <w:rPr>
                <w:rFonts w:ascii="Times New Roman" w:hAnsi="Times New Roman" w:cs="Times New Roman"/>
              </w:rPr>
              <w:t>Delay from third-party payment gateway.</w:t>
            </w:r>
          </w:p>
        </w:tc>
        <w:tc>
          <w:tcPr>
            <w:tcW w:w="5245" w:type="dxa"/>
          </w:tcPr>
          <w:p w14:paraId="70BE7698" w14:textId="77777777" w:rsidR="00A109D8" w:rsidRPr="00842DD3" w:rsidRDefault="00A109D8" w:rsidP="000943D0">
            <w:pPr>
              <w:pStyle w:val="ListParagraph"/>
              <w:numPr>
                <w:ilvl w:val="0"/>
                <w:numId w:val="32"/>
              </w:numPr>
              <w:spacing w:after="120"/>
              <w:ind w:left="318" w:hanging="284"/>
              <w:contextualSpacing w:val="0"/>
              <w:rPr>
                <w:rFonts w:ascii="Times New Roman" w:hAnsi="Times New Roman" w:cs="Times New Roman"/>
                <w:b/>
              </w:rPr>
            </w:pPr>
            <w:r w:rsidRPr="00842DD3">
              <w:rPr>
                <w:rFonts w:ascii="Times New Roman" w:hAnsi="Times New Roman" w:cs="Times New Roman"/>
                <w:b/>
              </w:rPr>
              <w:t>System confirms payment via transaction ID.</w:t>
            </w:r>
          </w:p>
          <w:p w14:paraId="55D887E6" w14:textId="77777777" w:rsidR="00A109D8" w:rsidRPr="00842DD3" w:rsidRDefault="00A109D8" w:rsidP="000943D0">
            <w:pPr>
              <w:pStyle w:val="ListParagraph"/>
              <w:numPr>
                <w:ilvl w:val="0"/>
                <w:numId w:val="32"/>
              </w:numPr>
              <w:spacing w:after="120"/>
              <w:ind w:left="318" w:hanging="284"/>
              <w:contextualSpacing w:val="0"/>
              <w:rPr>
                <w:rFonts w:ascii="Times New Roman" w:hAnsi="Times New Roman" w:cs="Times New Roman"/>
                <w:b/>
              </w:rPr>
            </w:pPr>
            <w:r w:rsidRPr="00842DD3">
              <w:rPr>
                <w:rFonts w:ascii="Times New Roman" w:hAnsi="Times New Roman" w:cs="Times New Roman"/>
                <w:b/>
              </w:rPr>
              <w:t>Accepts only captured statuses (not pending/authorized); verify amount, currency, invoice ref, timestamp, and idempotency key to avoid duplicate receipts.</w:t>
            </w:r>
          </w:p>
          <w:p w14:paraId="6EE264EF" w14:textId="77777777" w:rsidR="00A109D8" w:rsidRPr="000F121B" w:rsidRDefault="00A109D8" w:rsidP="000943D0">
            <w:pPr>
              <w:pStyle w:val="ListParagraph"/>
              <w:numPr>
                <w:ilvl w:val="0"/>
                <w:numId w:val="28"/>
              </w:numPr>
              <w:ind w:left="321" w:hanging="321"/>
              <w:rPr>
                <w:rFonts w:ascii="Times New Roman" w:hAnsi="Times New Roman" w:cs="Times New Roman"/>
              </w:rPr>
            </w:pPr>
            <w:r w:rsidRPr="006A4018">
              <w:rPr>
                <w:rFonts w:ascii="Times New Roman" w:hAnsi="Times New Roman" w:cs="Times New Roman"/>
              </w:rPr>
              <w:t>System checks payment status and ensures funds are received.</w:t>
            </w:r>
          </w:p>
        </w:tc>
      </w:tr>
      <w:tr w:rsidR="00A109D8" w:rsidRPr="000F121B" w14:paraId="1C88F8EB" w14:textId="77777777" w:rsidTr="00A861F3">
        <w:trPr>
          <w:trHeight w:val="2654"/>
        </w:trPr>
        <w:tc>
          <w:tcPr>
            <w:tcW w:w="4248" w:type="dxa"/>
          </w:tcPr>
          <w:p w14:paraId="077BD0B7" w14:textId="77777777" w:rsidR="00A109D8" w:rsidRDefault="00A109D8" w:rsidP="000943D0">
            <w:pPr>
              <w:pStyle w:val="ListParagraph"/>
              <w:numPr>
                <w:ilvl w:val="0"/>
                <w:numId w:val="27"/>
              </w:numPr>
              <w:spacing w:after="240"/>
              <w:ind w:left="312" w:hanging="312"/>
              <w:contextualSpacing w:val="0"/>
              <w:rPr>
                <w:rFonts w:ascii="Times New Roman" w:hAnsi="Times New Roman" w:cs="Times New Roman"/>
              </w:rPr>
            </w:pPr>
            <w:r w:rsidRPr="00CD5758">
              <w:rPr>
                <w:rFonts w:ascii="Times New Roman" w:hAnsi="Times New Roman" w:cs="Times New Roman"/>
              </w:rPr>
              <w:t>Deliver receipt to customer</w:t>
            </w:r>
            <w:r>
              <w:rPr>
                <w:rFonts w:ascii="Times New Roman" w:hAnsi="Times New Roman" w:cs="Times New Roman"/>
              </w:rPr>
              <w:t>.</w:t>
            </w:r>
          </w:p>
          <w:p w14:paraId="3402A8C4" w14:textId="77777777" w:rsidR="00A109D8" w:rsidRDefault="00A109D8">
            <w:pPr>
              <w:rPr>
                <w:rFonts w:ascii="Times New Roman" w:hAnsi="Times New Roman" w:cs="Times New Roman"/>
                <w:b/>
                <w:bCs/>
                <w:i/>
                <w:iCs/>
              </w:rPr>
            </w:pPr>
          </w:p>
          <w:p w14:paraId="65112817" w14:textId="77777777" w:rsidR="00A109D8" w:rsidRDefault="00A109D8">
            <w:pPr>
              <w:rPr>
                <w:rFonts w:ascii="Times New Roman" w:hAnsi="Times New Roman" w:cs="Times New Roman"/>
                <w:b/>
                <w:bCs/>
                <w:i/>
                <w:iCs/>
              </w:rPr>
            </w:pPr>
          </w:p>
          <w:p w14:paraId="5E3BDFBB" w14:textId="77777777" w:rsidR="00A109D8" w:rsidRDefault="00A109D8">
            <w:pPr>
              <w:rPr>
                <w:rFonts w:ascii="Times New Roman" w:hAnsi="Times New Roman" w:cs="Times New Roman"/>
                <w:b/>
                <w:bCs/>
                <w:i/>
                <w:iCs/>
              </w:rPr>
            </w:pPr>
          </w:p>
          <w:p w14:paraId="3A02FFEC" w14:textId="77777777" w:rsidR="00A109D8" w:rsidRDefault="00A109D8">
            <w:pPr>
              <w:rPr>
                <w:rFonts w:ascii="Times New Roman" w:hAnsi="Times New Roman" w:cs="Times New Roman"/>
                <w:b/>
                <w:bCs/>
                <w:i/>
                <w:iCs/>
              </w:rPr>
            </w:pPr>
          </w:p>
          <w:p w14:paraId="2020C54C" w14:textId="77777777" w:rsidR="00A109D8" w:rsidRPr="00CE4206" w:rsidRDefault="00A109D8">
            <w:pPr>
              <w:rPr>
                <w:rFonts w:ascii="Times New Roman" w:hAnsi="Times New Roman" w:cs="Times New Roman"/>
                <w:b/>
                <w:bCs/>
                <w:i/>
                <w:iCs/>
              </w:rPr>
            </w:pPr>
            <w:r w:rsidRPr="00A34D1A">
              <w:rPr>
                <w:rFonts w:ascii="Times New Roman" w:hAnsi="Times New Roman" w:cs="Times New Roman"/>
                <w:b/>
                <w:bCs/>
                <w:i/>
                <w:iCs/>
              </w:rPr>
              <w:t>Problem:</w:t>
            </w:r>
            <w:r>
              <w:rPr>
                <w:rFonts w:ascii="Times New Roman" w:hAnsi="Times New Roman" w:cs="Times New Roman"/>
                <w:b/>
                <w:bCs/>
                <w:i/>
                <w:iCs/>
              </w:rPr>
              <w:t xml:space="preserve"> </w:t>
            </w:r>
            <w:r w:rsidRPr="00CE4206">
              <w:rPr>
                <w:rFonts w:ascii="Times New Roman" w:hAnsi="Times New Roman" w:cs="Times New Roman"/>
              </w:rPr>
              <w:t>Customers have not registered.</w:t>
            </w:r>
          </w:p>
        </w:tc>
        <w:tc>
          <w:tcPr>
            <w:tcW w:w="5245" w:type="dxa"/>
          </w:tcPr>
          <w:p w14:paraId="243DAFCE" w14:textId="77777777" w:rsidR="00A109D8" w:rsidRPr="00842DD3" w:rsidRDefault="00A109D8" w:rsidP="000943D0">
            <w:pPr>
              <w:pStyle w:val="ListParagraph"/>
              <w:numPr>
                <w:ilvl w:val="0"/>
                <w:numId w:val="28"/>
              </w:numPr>
              <w:ind w:left="321" w:hanging="321"/>
              <w:rPr>
                <w:rFonts w:ascii="Times New Roman" w:hAnsi="Times New Roman" w:cs="Times New Roman"/>
                <w:b/>
              </w:rPr>
            </w:pPr>
            <w:r w:rsidRPr="00842DD3">
              <w:rPr>
                <w:rFonts w:ascii="Times New Roman" w:hAnsi="Times New Roman" w:cs="Times New Roman"/>
                <w:b/>
              </w:rPr>
              <w:t>System generates a physical receipt (including unique Receipt ID, Invoice ID, itemized payments, masked card digits, GST, business details, date/time), then stores its e-version in the customer’s account.</w:t>
            </w:r>
          </w:p>
          <w:p w14:paraId="6D8E3857" w14:textId="77777777" w:rsidR="00A109D8" w:rsidRDefault="00A109D8">
            <w:pPr>
              <w:pStyle w:val="ListParagraph"/>
              <w:rPr>
                <w:rFonts w:ascii="Times New Roman" w:hAnsi="Times New Roman" w:cs="Times New Roman"/>
              </w:rPr>
            </w:pPr>
          </w:p>
          <w:p w14:paraId="04145EE4" w14:textId="69726EDA" w:rsidR="00A109D8" w:rsidRPr="000F121B" w:rsidRDefault="00A109D8" w:rsidP="000943D0">
            <w:pPr>
              <w:pStyle w:val="ListParagraph"/>
              <w:numPr>
                <w:ilvl w:val="0"/>
                <w:numId w:val="28"/>
              </w:numPr>
              <w:ind w:left="321" w:hanging="321"/>
              <w:rPr>
                <w:rFonts w:ascii="Times New Roman" w:hAnsi="Times New Roman" w:cs="Times New Roman"/>
              </w:rPr>
            </w:pPr>
            <w:r>
              <w:rPr>
                <w:rFonts w:ascii="Times New Roman" w:hAnsi="Times New Roman" w:cs="Times New Roman"/>
              </w:rPr>
              <w:t xml:space="preserve">Save </w:t>
            </w:r>
            <w:r w:rsidR="00AB3757">
              <w:rPr>
                <w:rFonts w:ascii="Times New Roman" w:hAnsi="Times New Roman" w:cs="Times New Roman"/>
              </w:rPr>
              <w:t>customers’</w:t>
            </w:r>
            <w:r>
              <w:rPr>
                <w:rFonts w:ascii="Times New Roman" w:hAnsi="Times New Roman" w:cs="Times New Roman"/>
              </w:rPr>
              <w:t xml:space="preserve"> receipts via their phone number and name, or the receipts can be saved as for guests. </w:t>
            </w:r>
          </w:p>
        </w:tc>
      </w:tr>
      <w:tr w:rsidR="00A109D8" w:rsidRPr="000F121B" w14:paraId="27F9A4BD" w14:textId="77777777" w:rsidTr="002E76BC">
        <w:trPr>
          <w:trHeight w:val="764"/>
        </w:trPr>
        <w:tc>
          <w:tcPr>
            <w:tcW w:w="9493" w:type="dxa"/>
            <w:gridSpan w:val="2"/>
            <w:shd w:val="clear" w:color="auto" w:fill="C1E4F5" w:themeFill="accent1" w:themeFillTint="33"/>
            <w:vAlign w:val="center"/>
          </w:tcPr>
          <w:p w14:paraId="4DC209AA" w14:textId="77777777" w:rsidR="00A109D8" w:rsidRPr="00E44708" w:rsidRDefault="00A109D8">
            <w:pPr>
              <w:jc w:val="center"/>
              <w:rPr>
                <w:rFonts w:ascii="Times New Roman" w:hAnsi="Times New Roman" w:cs="Times New Roman"/>
                <w:b/>
              </w:rPr>
            </w:pPr>
            <w:r w:rsidRPr="00E44708">
              <w:rPr>
                <w:rFonts w:ascii="Times New Roman" w:hAnsi="Times New Roman" w:cs="Times New Roman"/>
                <w:b/>
              </w:rPr>
              <w:t>Variants</w:t>
            </w:r>
          </w:p>
        </w:tc>
      </w:tr>
      <w:tr w:rsidR="00A109D8" w:rsidRPr="000F121B" w14:paraId="25AA7F70" w14:textId="77777777">
        <w:trPr>
          <w:trHeight w:val="1062"/>
        </w:trPr>
        <w:tc>
          <w:tcPr>
            <w:tcW w:w="4248" w:type="dxa"/>
          </w:tcPr>
          <w:p w14:paraId="2F31A24E" w14:textId="77777777" w:rsidR="00A109D8" w:rsidRPr="00A7444C" w:rsidRDefault="00A109D8" w:rsidP="000943D0">
            <w:pPr>
              <w:pStyle w:val="ListParagraph"/>
              <w:numPr>
                <w:ilvl w:val="0"/>
                <w:numId w:val="40"/>
              </w:numPr>
              <w:rPr>
                <w:rFonts w:ascii="Times New Roman" w:hAnsi="Times New Roman" w:cs="Times New Roman"/>
              </w:rPr>
            </w:pPr>
            <w:r w:rsidRPr="00A7444C">
              <w:rPr>
                <w:rFonts w:ascii="Times New Roman" w:hAnsi="Times New Roman" w:cs="Times New Roman"/>
              </w:rPr>
              <w:t>Refund/return receipts</w:t>
            </w:r>
          </w:p>
        </w:tc>
        <w:tc>
          <w:tcPr>
            <w:tcW w:w="5245" w:type="dxa"/>
          </w:tcPr>
          <w:p w14:paraId="1E2C544B" w14:textId="77777777" w:rsidR="00A109D8" w:rsidRPr="000F121B" w:rsidRDefault="00A109D8" w:rsidP="000943D0">
            <w:pPr>
              <w:pStyle w:val="ListParagraph"/>
              <w:numPr>
                <w:ilvl w:val="0"/>
                <w:numId w:val="35"/>
              </w:numPr>
              <w:ind w:left="317" w:hanging="317"/>
              <w:rPr>
                <w:rFonts w:ascii="Times New Roman" w:hAnsi="Times New Roman" w:cs="Times New Roman"/>
              </w:rPr>
            </w:pPr>
            <w:r>
              <w:rPr>
                <w:rFonts w:ascii="Times New Roman" w:hAnsi="Times New Roman" w:cs="Times New Roman"/>
              </w:rPr>
              <w:t>System will g</w:t>
            </w:r>
            <w:r w:rsidRPr="0018702E">
              <w:rPr>
                <w:rFonts w:ascii="Times New Roman" w:hAnsi="Times New Roman" w:cs="Times New Roman"/>
              </w:rPr>
              <w:t>enerate a “Refund</w:t>
            </w:r>
            <w:r>
              <w:rPr>
                <w:rFonts w:ascii="Times New Roman" w:hAnsi="Times New Roman" w:cs="Times New Roman"/>
              </w:rPr>
              <w:t>/return</w:t>
            </w:r>
            <w:r w:rsidRPr="0018702E">
              <w:rPr>
                <w:rFonts w:ascii="Times New Roman" w:hAnsi="Times New Roman" w:cs="Times New Roman"/>
              </w:rPr>
              <w:t xml:space="preserve"> Receipt” (negative amount) that references the original </w:t>
            </w:r>
            <w:r w:rsidRPr="00557F77">
              <w:rPr>
                <w:rFonts w:ascii="Times New Roman" w:hAnsi="Times New Roman" w:cs="Times New Roman"/>
              </w:rPr>
              <w:t>Receipt ID</w:t>
            </w:r>
            <w:r w:rsidRPr="0018702E">
              <w:rPr>
                <w:rFonts w:ascii="Times New Roman" w:hAnsi="Times New Roman" w:cs="Times New Roman"/>
              </w:rPr>
              <w:t xml:space="preserve"> and </w:t>
            </w:r>
            <w:r w:rsidRPr="00557F77">
              <w:rPr>
                <w:rFonts w:ascii="Times New Roman" w:hAnsi="Times New Roman" w:cs="Times New Roman"/>
              </w:rPr>
              <w:t>Invoice ID</w:t>
            </w:r>
            <w:r w:rsidRPr="0018702E">
              <w:rPr>
                <w:rFonts w:ascii="Times New Roman" w:hAnsi="Times New Roman" w:cs="Times New Roman"/>
              </w:rPr>
              <w:t>.</w:t>
            </w:r>
          </w:p>
        </w:tc>
      </w:tr>
      <w:tr w:rsidR="00A109D8" w:rsidRPr="000F121B" w14:paraId="75CDD835" w14:textId="77777777">
        <w:trPr>
          <w:trHeight w:val="1273"/>
        </w:trPr>
        <w:tc>
          <w:tcPr>
            <w:tcW w:w="4248" w:type="dxa"/>
          </w:tcPr>
          <w:p w14:paraId="18E7BC63" w14:textId="77777777" w:rsidR="00A109D8" w:rsidRPr="00A7444C" w:rsidRDefault="00A109D8" w:rsidP="000943D0">
            <w:pPr>
              <w:pStyle w:val="ListParagraph"/>
              <w:numPr>
                <w:ilvl w:val="0"/>
                <w:numId w:val="41"/>
              </w:numPr>
              <w:rPr>
                <w:rFonts w:ascii="Times New Roman" w:hAnsi="Times New Roman" w:cs="Times New Roman"/>
              </w:rPr>
            </w:pPr>
            <w:r w:rsidRPr="00A7444C">
              <w:rPr>
                <w:rFonts w:ascii="Times New Roman" w:hAnsi="Times New Roman" w:cs="Times New Roman"/>
              </w:rPr>
              <w:t xml:space="preserve">Reissued receipts </w:t>
            </w:r>
          </w:p>
        </w:tc>
        <w:tc>
          <w:tcPr>
            <w:tcW w:w="5245" w:type="dxa"/>
          </w:tcPr>
          <w:p w14:paraId="0D32ED7F" w14:textId="77777777" w:rsidR="00A109D8" w:rsidRDefault="00A109D8" w:rsidP="000943D0">
            <w:pPr>
              <w:pStyle w:val="ListParagraph"/>
              <w:numPr>
                <w:ilvl w:val="0"/>
                <w:numId w:val="35"/>
              </w:numPr>
              <w:ind w:left="317" w:hanging="317"/>
              <w:rPr>
                <w:rFonts w:ascii="Times New Roman" w:hAnsi="Times New Roman" w:cs="Times New Roman"/>
              </w:rPr>
            </w:pPr>
            <w:r>
              <w:rPr>
                <w:rFonts w:ascii="Times New Roman" w:hAnsi="Times New Roman" w:cs="Times New Roman"/>
              </w:rPr>
              <w:t>System will duplicate a copy of the previous receipts, marked as “Re-printed receipt”, no new transaction ID, Invoice ID</w:t>
            </w:r>
            <w:r w:rsidRPr="00557F77">
              <w:rPr>
                <w:rFonts w:ascii="Times New Roman" w:hAnsi="Times New Roman" w:cs="Times New Roman"/>
              </w:rPr>
              <w:t>; reissue is logged (who/when/why).</w:t>
            </w:r>
          </w:p>
        </w:tc>
      </w:tr>
    </w:tbl>
    <w:p w14:paraId="5A2CAFF9" w14:textId="77777777" w:rsidR="007C2C3E" w:rsidRPr="0046164D" w:rsidRDefault="007C2C3E" w:rsidP="007C2C3E">
      <w:pPr>
        <w:rPr>
          <w:rFonts w:ascii="Times New Roman" w:hAnsi="Times New Roman" w:cs="Times New Roman"/>
          <w:b/>
          <w:sz w:val="36"/>
          <w:szCs w:val="36"/>
          <w:lang w:val="vi-VN"/>
        </w:rPr>
      </w:pPr>
    </w:p>
    <w:p w14:paraId="7B5D3F92" w14:textId="77777777" w:rsidR="007E73AB" w:rsidRDefault="007E73AB">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607C71DB" w14:textId="435CACB7" w:rsidR="007C2C3E" w:rsidRDefault="004D521E" w:rsidP="000943D0">
      <w:pPr>
        <w:pStyle w:val="Heading2"/>
        <w:numPr>
          <w:ilvl w:val="0"/>
          <w:numId w:val="95"/>
        </w:numPr>
        <w:spacing w:line="360" w:lineRule="auto"/>
        <w:rPr>
          <w:rFonts w:ascii="Times New Roman" w:hAnsi="Times New Roman" w:cs="Times New Roman"/>
          <w:b/>
          <w:color w:val="auto"/>
          <w:sz w:val="36"/>
          <w:szCs w:val="36"/>
          <w:lang w:val="vi-VN"/>
        </w:rPr>
      </w:pPr>
      <w:bookmarkStart w:id="17" w:name="_Toc208537300"/>
      <w:r w:rsidRPr="004D521E">
        <w:rPr>
          <w:rFonts w:ascii="Times New Roman" w:hAnsi="Times New Roman" w:cs="Times New Roman"/>
          <w:b/>
          <w:bCs/>
          <w:color w:val="auto"/>
          <w:sz w:val="36"/>
          <w:szCs w:val="36"/>
        </w:rPr>
        <w:lastRenderedPageBreak/>
        <w:t>Handling payments</w:t>
      </w:r>
      <w:bookmarkEnd w:id="17"/>
    </w:p>
    <w:tbl>
      <w:tblPr>
        <w:tblStyle w:val="TableGrid"/>
        <w:tblW w:w="0" w:type="auto"/>
        <w:tblLook w:val="04A0" w:firstRow="1" w:lastRow="0" w:firstColumn="1" w:lastColumn="0" w:noHBand="0" w:noVBand="1"/>
      </w:tblPr>
      <w:tblGrid>
        <w:gridCol w:w="4495"/>
        <w:gridCol w:w="4855"/>
      </w:tblGrid>
      <w:tr w:rsidR="00D237D1" w:rsidRPr="003E78DC" w14:paraId="6F97E357" w14:textId="77777777">
        <w:trPr>
          <w:trHeight w:val="827"/>
        </w:trPr>
        <w:tc>
          <w:tcPr>
            <w:tcW w:w="9350" w:type="dxa"/>
            <w:gridSpan w:val="2"/>
            <w:shd w:val="clear" w:color="auto" w:fill="C1E4F5" w:themeFill="accent1" w:themeFillTint="33"/>
            <w:vAlign w:val="center"/>
          </w:tcPr>
          <w:p w14:paraId="4526765F" w14:textId="77777777" w:rsidR="00D237D1" w:rsidRPr="003E78DC" w:rsidRDefault="00D237D1">
            <w:pPr>
              <w:jc w:val="center"/>
              <w:rPr>
                <w:rFonts w:ascii="Times New Roman" w:hAnsi="Times New Roman" w:cs="Times New Roman"/>
                <w:b/>
                <w:bCs/>
              </w:rPr>
            </w:pPr>
            <w:r w:rsidRPr="003E78DC">
              <w:rPr>
                <w:rFonts w:ascii="Times New Roman" w:hAnsi="Times New Roman" w:cs="Times New Roman"/>
                <w:b/>
                <w:bCs/>
              </w:rPr>
              <w:t xml:space="preserve">Task – </w:t>
            </w:r>
            <w:r>
              <w:rPr>
                <w:rFonts w:ascii="Times New Roman" w:hAnsi="Times New Roman" w:cs="Times New Roman"/>
                <w:b/>
                <w:bCs/>
              </w:rPr>
              <w:t>Handling Payments</w:t>
            </w:r>
          </w:p>
        </w:tc>
      </w:tr>
      <w:tr w:rsidR="00D237D1" w:rsidRPr="003E78DC" w14:paraId="6C911333" w14:textId="77777777">
        <w:trPr>
          <w:trHeight w:val="737"/>
        </w:trPr>
        <w:tc>
          <w:tcPr>
            <w:tcW w:w="4495" w:type="dxa"/>
            <w:vAlign w:val="center"/>
          </w:tcPr>
          <w:p w14:paraId="30F96FBA" w14:textId="77777777" w:rsidR="00D237D1" w:rsidRPr="003E78DC" w:rsidRDefault="00D237D1">
            <w:pPr>
              <w:jc w:val="center"/>
              <w:rPr>
                <w:rFonts w:ascii="Times New Roman" w:hAnsi="Times New Roman" w:cs="Times New Roman"/>
                <w:b/>
                <w:bCs/>
              </w:rPr>
            </w:pPr>
            <w:r w:rsidRPr="003E78DC">
              <w:rPr>
                <w:rFonts w:ascii="Times New Roman" w:hAnsi="Times New Roman" w:cs="Times New Roman"/>
                <w:b/>
                <w:bCs/>
                <w:lang w:val="vi-VN"/>
              </w:rPr>
              <w:t>Purpose</w:t>
            </w:r>
          </w:p>
        </w:tc>
        <w:tc>
          <w:tcPr>
            <w:tcW w:w="4855" w:type="dxa"/>
          </w:tcPr>
          <w:p w14:paraId="6C3FF46E" w14:textId="77777777" w:rsidR="00D237D1" w:rsidRPr="00A27C79" w:rsidRDefault="00D237D1">
            <w:pPr>
              <w:rPr>
                <w:rFonts w:ascii="Times New Roman" w:hAnsi="Times New Roman" w:cs="Times New Roman"/>
              </w:rPr>
            </w:pPr>
            <w:r>
              <w:rPr>
                <w:rFonts w:ascii="Times New Roman" w:hAnsi="Times New Roman" w:cs="Times New Roman"/>
              </w:rPr>
              <w:t>Enable customers to complete purchase of goods after submitting financial transactions.</w:t>
            </w:r>
          </w:p>
        </w:tc>
      </w:tr>
      <w:tr w:rsidR="00D237D1" w:rsidRPr="003E78DC" w14:paraId="16325937" w14:textId="77777777">
        <w:trPr>
          <w:trHeight w:val="899"/>
        </w:trPr>
        <w:tc>
          <w:tcPr>
            <w:tcW w:w="4495" w:type="dxa"/>
            <w:vAlign w:val="center"/>
          </w:tcPr>
          <w:p w14:paraId="149A734E" w14:textId="77777777" w:rsidR="00D237D1" w:rsidRPr="003E78DC" w:rsidRDefault="00D237D1">
            <w:pPr>
              <w:jc w:val="center"/>
              <w:rPr>
                <w:rFonts w:ascii="Times New Roman" w:hAnsi="Times New Roman" w:cs="Times New Roman"/>
                <w:b/>
                <w:bCs/>
                <w:lang w:val="vi-VN"/>
              </w:rPr>
            </w:pPr>
            <w:r w:rsidRPr="003E78DC">
              <w:rPr>
                <w:rFonts w:ascii="Times New Roman" w:hAnsi="Times New Roman" w:cs="Times New Roman"/>
                <w:b/>
                <w:bCs/>
              </w:rPr>
              <w:t>Trigger</w:t>
            </w:r>
            <w:r w:rsidRPr="003E78DC">
              <w:rPr>
                <w:rFonts w:ascii="Times New Roman" w:hAnsi="Times New Roman" w:cs="Times New Roman"/>
                <w:b/>
                <w:bCs/>
                <w:lang w:val="vi-VN"/>
              </w:rPr>
              <w:t>/Precondition</w:t>
            </w:r>
          </w:p>
        </w:tc>
        <w:tc>
          <w:tcPr>
            <w:tcW w:w="4855" w:type="dxa"/>
          </w:tcPr>
          <w:p w14:paraId="044640D8" w14:textId="77777777" w:rsidR="00D237D1" w:rsidRPr="003E78DC" w:rsidRDefault="00D237D1">
            <w:pPr>
              <w:rPr>
                <w:rFonts w:ascii="Times New Roman" w:hAnsi="Times New Roman" w:cs="Times New Roman"/>
              </w:rPr>
            </w:pPr>
            <w:r>
              <w:rPr>
                <w:rFonts w:ascii="Times New Roman" w:hAnsi="Times New Roman" w:cs="Times New Roman"/>
              </w:rPr>
              <w:t>Customers have finalized their selection and proceed to check out, where they select payment method.</w:t>
            </w:r>
          </w:p>
        </w:tc>
      </w:tr>
      <w:tr w:rsidR="00D237D1" w:rsidRPr="003E78DC" w14:paraId="378E48FF" w14:textId="77777777">
        <w:trPr>
          <w:trHeight w:val="701"/>
        </w:trPr>
        <w:tc>
          <w:tcPr>
            <w:tcW w:w="4495" w:type="dxa"/>
            <w:vAlign w:val="center"/>
          </w:tcPr>
          <w:p w14:paraId="2495560B" w14:textId="77777777" w:rsidR="00D237D1" w:rsidRPr="003E78DC" w:rsidRDefault="00D237D1">
            <w:pPr>
              <w:jc w:val="center"/>
              <w:rPr>
                <w:rFonts w:ascii="Times New Roman" w:hAnsi="Times New Roman" w:cs="Times New Roman"/>
                <w:b/>
                <w:bCs/>
              </w:rPr>
            </w:pPr>
            <w:r w:rsidRPr="003E78DC">
              <w:rPr>
                <w:rFonts w:ascii="Times New Roman" w:hAnsi="Times New Roman" w:cs="Times New Roman"/>
                <w:b/>
                <w:bCs/>
              </w:rPr>
              <w:t>Frequency</w:t>
            </w:r>
          </w:p>
        </w:tc>
        <w:tc>
          <w:tcPr>
            <w:tcW w:w="4855" w:type="dxa"/>
          </w:tcPr>
          <w:p w14:paraId="1012AD47" w14:textId="77777777" w:rsidR="00D237D1" w:rsidRPr="00647833" w:rsidRDefault="00D237D1">
            <w:pPr>
              <w:rPr>
                <w:rFonts w:ascii="Times New Roman" w:hAnsi="Times New Roman" w:cs="Times New Roman"/>
              </w:rPr>
            </w:pPr>
            <w:r>
              <w:rPr>
                <w:rFonts w:ascii="Times New Roman" w:hAnsi="Times New Roman" w:cs="Times New Roman"/>
              </w:rPr>
              <w:t>High occurrence, for every successful order placed through the online store.</w:t>
            </w:r>
          </w:p>
        </w:tc>
      </w:tr>
      <w:tr w:rsidR="00D237D1" w:rsidRPr="003E78DC" w14:paraId="46E877DC" w14:textId="77777777">
        <w:trPr>
          <w:trHeight w:val="719"/>
        </w:trPr>
        <w:tc>
          <w:tcPr>
            <w:tcW w:w="4495" w:type="dxa"/>
            <w:vAlign w:val="center"/>
          </w:tcPr>
          <w:p w14:paraId="68932E0F" w14:textId="77777777" w:rsidR="00D237D1" w:rsidRPr="003E78DC" w:rsidRDefault="00D237D1">
            <w:pPr>
              <w:jc w:val="center"/>
              <w:rPr>
                <w:rFonts w:ascii="Times New Roman" w:hAnsi="Times New Roman" w:cs="Times New Roman"/>
                <w:b/>
                <w:bCs/>
              </w:rPr>
            </w:pPr>
            <w:r w:rsidRPr="003E78DC">
              <w:rPr>
                <w:rFonts w:ascii="Times New Roman" w:hAnsi="Times New Roman" w:cs="Times New Roman"/>
                <w:b/>
                <w:bCs/>
              </w:rPr>
              <w:t>Critical</w:t>
            </w:r>
          </w:p>
        </w:tc>
        <w:tc>
          <w:tcPr>
            <w:tcW w:w="4855" w:type="dxa"/>
          </w:tcPr>
          <w:p w14:paraId="715AE3F7" w14:textId="77777777" w:rsidR="00D237D1" w:rsidRPr="003E78DC" w:rsidRDefault="00D237D1">
            <w:pPr>
              <w:rPr>
                <w:rFonts w:ascii="Times New Roman" w:hAnsi="Times New Roman" w:cs="Times New Roman"/>
              </w:rPr>
            </w:pPr>
            <w:r>
              <w:rPr>
                <w:rFonts w:ascii="Times New Roman" w:hAnsi="Times New Roman" w:cs="Times New Roman"/>
              </w:rPr>
              <w:t>Payment went through, but the screen freeze and customer failed to see the confirmation page, email.</w:t>
            </w:r>
          </w:p>
        </w:tc>
      </w:tr>
      <w:tr w:rsidR="00D237D1" w:rsidRPr="003E78DC" w14:paraId="588681F4" w14:textId="77777777">
        <w:trPr>
          <w:trHeight w:val="701"/>
        </w:trPr>
        <w:tc>
          <w:tcPr>
            <w:tcW w:w="4495" w:type="dxa"/>
            <w:vAlign w:val="center"/>
          </w:tcPr>
          <w:p w14:paraId="5F4B19CC" w14:textId="77777777" w:rsidR="00D237D1" w:rsidRPr="003E78DC" w:rsidRDefault="00D237D1">
            <w:pPr>
              <w:jc w:val="center"/>
              <w:rPr>
                <w:rFonts w:ascii="Times New Roman" w:hAnsi="Times New Roman" w:cs="Times New Roman"/>
                <w:b/>
                <w:bCs/>
                <w:lang w:val="vi-VN"/>
              </w:rPr>
            </w:pPr>
            <w:r w:rsidRPr="003E78DC">
              <w:rPr>
                <w:rFonts w:ascii="Times New Roman" w:hAnsi="Times New Roman" w:cs="Times New Roman"/>
                <w:b/>
                <w:bCs/>
              </w:rPr>
              <w:t>Work</w:t>
            </w:r>
            <w:r w:rsidRPr="003E78DC">
              <w:rPr>
                <w:rFonts w:ascii="Times New Roman" w:hAnsi="Times New Roman" w:cs="Times New Roman"/>
                <w:b/>
                <w:bCs/>
                <w:lang w:val="vi-VN"/>
              </w:rPr>
              <w:t xml:space="preserve"> Area</w:t>
            </w:r>
          </w:p>
        </w:tc>
        <w:tc>
          <w:tcPr>
            <w:tcW w:w="4855" w:type="dxa"/>
          </w:tcPr>
          <w:p w14:paraId="5F299002" w14:textId="77777777" w:rsidR="00D237D1" w:rsidRPr="00B27881" w:rsidRDefault="00D237D1">
            <w:pPr>
              <w:rPr>
                <w:rFonts w:ascii="Times New Roman" w:hAnsi="Times New Roman" w:cs="Times New Roman"/>
              </w:rPr>
            </w:pPr>
            <w:r>
              <w:rPr>
                <w:rFonts w:ascii="Times New Roman" w:hAnsi="Times New Roman" w:cs="Times New Roman"/>
              </w:rPr>
              <w:t>This only operatable only after customers enter their billing address and payment method.</w:t>
            </w:r>
          </w:p>
        </w:tc>
      </w:tr>
      <w:tr w:rsidR="00D237D1" w:rsidRPr="003E78DC" w14:paraId="18417341" w14:textId="77777777">
        <w:trPr>
          <w:trHeight w:val="800"/>
        </w:trPr>
        <w:tc>
          <w:tcPr>
            <w:tcW w:w="4495" w:type="dxa"/>
            <w:shd w:val="clear" w:color="auto" w:fill="C1E4F5" w:themeFill="accent1" w:themeFillTint="33"/>
            <w:vAlign w:val="center"/>
          </w:tcPr>
          <w:p w14:paraId="3B3456B1" w14:textId="77777777" w:rsidR="00D237D1" w:rsidRPr="003E78DC" w:rsidRDefault="00D237D1">
            <w:pPr>
              <w:jc w:val="center"/>
              <w:rPr>
                <w:rFonts w:ascii="Times New Roman" w:hAnsi="Times New Roman" w:cs="Times New Roman"/>
                <w:b/>
                <w:bCs/>
                <w:lang w:val="vi-VN"/>
              </w:rPr>
            </w:pPr>
            <w:r w:rsidRPr="003E78DC">
              <w:rPr>
                <w:rFonts w:ascii="Times New Roman" w:hAnsi="Times New Roman" w:cs="Times New Roman"/>
                <w:b/>
                <w:bCs/>
              </w:rPr>
              <w:t>Sub</w:t>
            </w:r>
            <w:r w:rsidRPr="003E78DC">
              <w:rPr>
                <w:rFonts w:ascii="Times New Roman" w:hAnsi="Times New Roman" w:cs="Times New Roman"/>
                <w:b/>
                <w:bCs/>
                <w:lang w:val="vi-VN"/>
              </w:rPr>
              <w:t>-</w:t>
            </w:r>
            <w:r w:rsidRPr="003E78DC">
              <w:rPr>
                <w:rFonts w:ascii="Times New Roman" w:hAnsi="Times New Roman" w:cs="Times New Roman"/>
                <w:b/>
                <w:bCs/>
              </w:rPr>
              <w:t>Task</w:t>
            </w:r>
          </w:p>
        </w:tc>
        <w:tc>
          <w:tcPr>
            <w:tcW w:w="4855" w:type="dxa"/>
            <w:shd w:val="clear" w:color="auto" w:fill="C1E4F5" w:themeFill="accent1" w:themeFillTint="33"/>
            <w:vAlign w:val="center"/>
          </w:tcPr>
          <w:p w14:paraId="61EE911A" w14:textId="77777777" w:rsidR="00D237D1" w:rsidRPr="003E78DC" w:rsidRDefault="00D237D1">
            <w:pPr>
              <w:jc w:val="center"/>
              <w:rPr>
                <w:rFonts w:ascii="Times New Roman" w:hAnsi="Times New Roman" w:cs="Times New Roman"/>
                <w:b/>
                <w:bCs/>
                <w:lang w:val="vi-VN"/>
              </w:rPr>
            </w:pPr>
            <w:r w:rsidRPr="003E78DC">
              <w:rPr>
                <w:rFonts w:ascii="Times New Roman" w:hAnsi="Times New Roman" w:cs="Times New Roman"/>
                <w:b/>
                <w:bCs/>
                <w:lang w:val="vi-VN"/>
              </w:rPr>
              <w:t>Example Solution</w:t>
            </w:r>
          </w:p>
        </w:tc>
      </w:tr>
      <w:tr w:rsidR="00D237D1" w:rsidRPr="003E78DC" w14:paraId="2536B873" w14:textId="77777777">
        <w:trPr>
          <w:trHeight w:val="1772"/>
        </w:trPr>
        <w:tc>
          <w:tcPr>
            <w:tcW w:w="4495" w:type="dxa"/>
          </w:tcPr>
          <w:p w14:paraId="21EF522B" w14:textId="77777777" w:rsidR="00D237D1" w:rsidRPr="00344FAB" w:rsidRDefault="00D237D1" w:rsidP="000943D0">
            <w:pPr>
              <w:pStyle w:val="ListParagraph"/>
              <w:numPr>
                <w:ilvl w:val="0"/>
                <w:numId w:val="33"/>
              </w:numPr>
              <w:rPr>
                <w:rFonts w:ascii="Times New Roman" w:hAnsi="Times New Roman" w:cs="Times New Roman"/>
              </w:rPr>
            </w:pPr>
            <w:r>
              <w:rPr>
                <w:rFonts w:ascii="Times New Roman" w:hAnsi="Times New Roman" w:cs="Times New Roman"/>
              </w:rPr>
              <w:t>Provide payment information</w:t>
            </w:r>
          </w:p>
          <w:p w14:paraId="752FEF05" w14:textId="77777777" w:rsidR="00D237D1" w:rsidRDefault="00D237D1">
            <w:pPr>
              <w:rPr>
                <w:rFonts w:ascii="Times New Roman" w:hAnsi="Times New Roman" w:cs="Times New Roman"/>
              </w:rPr>
            </w:pPr>
          </w:p>
          <w:p w14:paraId="4AF183E2" w14:textId="77777777" w:rsidR="00D237D1" w:rsidRDefault="00D237D1">
            <w:pPr>
              <w:rPr>
                <w:rFonts w:ascii="Times New Roman" w:hAnsi="Times New Roman" w:cs="Times New Roman"/>
              </w:rPr>
            </w:pPr>
          </w:p>
          <w:p w14:paraId="2E5D52B0" w14:textId="77777777" w:rsidR="00D237D1" w:rsidRPr="00BB1F97" w:rsidRDefault="00D237D1">
            <w:pPr>
              <w:rPr>
                <w:rFonts w:ascii="Times New Roman" w:hAnsi="Times New Roman" w:cs="Times New Roman"/>
              </w:rPr>
            </w:pPr>
            <w:r>
              <w:rPr>
                <w:rFonts w:ascii="Times New Roman" w:hAnsi="Times New Roman" w:cs="Times New Roman"/>
                <w:b/>
                <w:bCs/>
                <w:i/>
                <w:iCs/>
              </w:rPr>
              <w:t xml:space="preserve">Problem: </w:t>
            </w:r>
            <w:r>
              <w:rPr>
                <w:rFonts w:ascii="Times New Roman" w:hAnsi="Times New Roman" w:cs="Times New Roman"/>
              </w:rPr>
              <w:t>incorrect personal details (e.g. invalid address or card number)</w:t>
            </w:r>
          </w:p>
        </w:tc>
        <w:tc>
          <w:tcPr>
            <w:tcW w:w="4855" w:type="dxa"/>
          </w:tcPr>
          <w:p w14:paraId="4D39FEC1" w14:textId="77777777" w:rsidR="00D237D1" w:rsidRPr="00CE5359" w:rsidRDefault="00D237D1" w:rsidP="000943D0">
            <w:pPr>
              <w:pStyle w:val="ListParagraph"/>
              <w:numPr>
                <w:ilvl w:val="0"/>
                <w:numId w:val="34"/>
              </w:numPr>
              <w:rPr>
                <w:rFonts w:ascii="Times New Roman" w:hAnsi="Times New Roman" w:cs="Times New Roman"/>
              </w:rPr>
            </w:pPr>
            <w:r>
              <w:rPr>
                <w:rFonts w:ascii="Times New Roman" w:hAnsi="Times New Roman" w:cs="Times New Roman"/>
                <w:b/>
                <w:bCs/>
              </w:rPr>
              <w:t>Customers provide their personal information to help contacting them and delivering the goods.</w:t>
            </w:r>
          </w:p>
          <w:p w14:paraId="44EF23A1" w14:textId="77777777" w:rsidR="00D237D1" w:rsidRPr="00813908" w:rsidRDefault="00D237D1" w:rsidP="000943D0">
            <w:pPr>
              <w:pStyle w:val="ListParagraph"/>
              <w:numPr>
                <w:ilvl w:val="0"/>
                <w:numId w:val="34"/>
              </w:numPr>
              <w:rPr>
                <w:rFonts w:ascii="Times New Roman" w:hAnsi="Times New Roman" w:cs="Times New Roman"/>
              </w:rPr>
            </w:pPr>
            <w:r>
              <w:rPr>
                <w:rFonts w:ascii="Times New Roman" w:hAnsi="Times New Roman" w:cs="Times New Roman"/>
              </w:rPr>
              <w:t>Implement immediate client-side validation for input fields such as format, length checks. Provide concise feedback.</w:t>
            </w:r>
          </w:p>
        </w:tc>
      </w:tr>
      <w:tr w:rsidR="00D237D1" w:rsidRPr="003E78DC" w14:paraId="40F6D0FE" w14:textId="77777777">
        <w:trPr>
          <w:trHeight w:val="1529"/>
        </w:trPr>
        <w:tc>
          <w:tcPr>
            <w:tcW w:w="4495" w:type="dxa"/>
          </w:tcPr>
          <w:p w14:paraId="3F4EC8E7" w14:textId="77777777" w:rsidR="00D237D1" w:rsidRDefault="00D237D1" w:rsidP="000943D0">
            <w:pPr>
              <w:pStyle w:val="ListParagraph"/>
              <w:numPr>
                <w:ilvl w:val="0"/>
                <w:numId w:val="33"/>
              </w:numPr>
              <w:rPr>
                <w:rFonts w:ascii="Times New Roman" w:hAnsi="Times New Roman" w:cs="Times New Roman"/>
              </w:rPr>
            </w:pPr>
            <w:r>
              <w:rPr>
                <w:rFonts w:ascii="Times New Roman" w:hAnsi="Times New Roman" w:cs="Times New Roman"/>
              </w:rPr>
              <w:t>Different payment method</w:t>
            </w:r>
          </w:p>
          <w:p w14:paraId="4C7E1771" w14:textId="77777777" w:rsidR="00D237D1" w:rsidRDefault="00D237D1">
            <w:pPr>
              <w:rPr>
                <w:rFonts w:ascii="Times New Roman" w:hAnsi="Times New Roman" w:cs="Times New Roman"/>
              </w:rPr>
            </w:pPr>
          </w:p>
          <w:p w14:paraId="1C561582" w14:textId="77777777" w:rsidR="00D237D1" w:rsidRDefault="00D237D1">
            <w:pPr>
              <w:rPr>
                <w:rFonts w:ascii="Times New Roman" w:hAnsi="Times New Roman" w:cs="Times New Roman"/>
              </w:rPr>
            </w:pPr>
          </w:p>
          <w:p w14:paraId="2D83CC55" w14:textId="77777777" w:rsidR="00D237D1" w:rsidRPr="00313F97" w:rsidRDefault="00D237D1">
            <w:pPr>
              <w:rPr>
                <w:rFonts w:ascii="Times New Roman" w:hAnsi="Times New Roman" w:cs="Times New Roman"/>
              </w:rPr>
            </w:pPr>
            <w:r>
              <w:rPr>
                <w:rFonts w:ascii="Times New Roman" w:hAnsi="Times New Roman" w:cs="Times New Roman"/>
                <w:b/>
                <w:bCs/>
                <w:i/>
                <w:iCs/>
              </w:rPr>
              <w:t xml:space="preserve">Problem: </w:t>
            </w:r>
            <w:r>
              <w:rPr>
                <w:rFonts w:ascii="Times New Roman" w:hAnsi="Times New Roman" w:cs="Times New Roman"/>
              </w:rPr>
              <w:t>limited payment methods, causing customers to abandon their cart</w:t>
            </w:r>
          </w:p>
        </w:tc>
        <w:tc>
          <w:tcPr>
            <w:tcW w:w="4855" w:type="dxa"/>
          </w:tcPr>
          <w:p w14:paraId="3442A3E2" w14:textId="77777777" w:rsidR="00D237D1" w:rsidRPr="00A53CD2" w:rsidRDefault="00D237D1" w:rsidP="000943D0">
            <w:pPr>
              <w:pStyle w:val="ListParagraph"/>
              <w:numPr>
                <w:ilvl w:val="0"/>
                <w:numId w:val="39"/>
              </w:numPr>
              <w:rPr>
                <w:rFonts w:ascii="Times New Roman" w:hAnsi="Times New Roman" w:cs="Times New Roman"/>
              </w:rPr>
            </w:pPr>
            <w:r>
              <w:rPr>
                <w:rFonts w:ascii="Times New Roman" w:hAnsi="Times New Roman" w:cs="Times New Roman"/>
                <w:b/>
                <w:bCs/>
              </w:rPr>
              <w:t>Offers different payment methods corresponding to different customers’ preferences.</w:t>
            </w:r>
          </w:p>
          <w:p w14:paraId="7B95E81E" w14:textId="77777777" w:rsidR="00D237D1" w:rsidRPr="00FA115D" w:rsidRDefault="00D237D1" w:rsidP="000943D0">
            <w:pPr>
              <w:pStyle w:val="ListParagraph"/>
              <w:numPr>
                <w:ilvl w:val="0"/>
                <w:numId w:val="39"/>
              </w:numPr>
              <w:rPr>
                <w:rFonts w:ascii="Times New Roman" w:hAnsi="Times New Roman" w:cs="Times New Roman"/>
              </w:rPr>
            </w:pPr>
            <w:r>
              <w:rPr>
                <w:rFonts w:ascii="Times New Roman" w:hAnsi="Times New Roman" w:cs="Times New Roman"/>
              </w:rPr>
              <w:t>Integrate a variety of widely-used payment gateways and services – broader range.</w:t>
            </w:r>
          </w:p>
        </w:tc>
      </w:tr>
      <w:tr w:rsidR="00D237D1" w:rsidRPr="003E78DC" w14:paraId="5B935AF8" w14:textId="77777777">
        <w:trPr>
          <w:trHeight w:val="1520"/>
        </w:trPr>
        <w:tc>
          <w:tcPr>
            <w:tcW w:w="4495" w:type="dxa"/>
          </w:tcPr>
          <w:p w14:paraId="57BC711F" w14:textId="77777777" w:rsidR="00D237D1" w:rsidRDefault="00D237D1" w:rsidP="000943D0">
            <w:pPr>
              <w:pStyle w:val="ListParagraph"/>
              <w:numPr>
                <w:ilvl w:val="0"/>
                <w:numId w:val="33"/>
              </w:numPr>
              <w:rPr>
                <w:rFonts w:ascii="Times New Roman" w:hAnsi="Times New Roman" w:cs="Times New Roman"/>
              </w:rPr>
            </w:pPr>
            <w:r>
              <w:rPr>
                <w:rFonts w:ascii="Times New Roman" w:hAnsi="Times New Roman" w:cs="Times New Roman"/>
              </w:rPr>
              <w:t>Payment confirmation</w:t>
            </w:r>
          </w:p>
          <w:p w14:paraId="734C8BB9" w14:textId="77777777" w:rsidR="00D237D1" w:rsidRDefault="00D237D1">
            <w:pPr>
              <w:rPr>
                <w:rFonts w:ascii="Times New Roman" w:hAnsi="Times New Roman" w:cs="Times New Roman"/>
              </w:rPr>
            </w:pPr>
          </w:p>
          <w:p w14:paraId="5A9933C3" w14:textId="77777777" w:rsidR="00D237D1" w:rsidRPr="009E57D7" w:rsidRDefault="00D237D1">
            <w:pPr>
              <w:rPr>
                <w:rFonts w:ascii="Times New Roman" w:hAnsi="Times New Roman" w:cs="Times New Roman"/>
              </w:rPr>
            </w:pPr>
            <w:r>
              <w:rPr>
                <w:rFonts w:ascii="Times New Roman" w:hAnsi="Times New Roman" w:cs="Times New Roman"/>
                <w:b/>
                <w:bCs/>
                <w:i/>
                <w:iCs/>
              </w:rPr>
              <w:t xml:space="preserve">Problem: </w:t>
            </w:r>
            <w:r>
              <w:rPr>
                <w:rFonts w:ascii="Times New Roman" w:hAnsi="Times New Roman" w:cs="Times New Roman"/>
              </w:rPr>
              <w:t>failed to see a timely-screened confirmation or an online receipt, having uncertainties.</w:t>
            </w:r>
          </w:p>
        </w:tc>
        <w:tc>
          <w:tcPr>
            <w:tcW w:w="4855" w:type="dxa"/>
          </w:tcPr>
          <w:p w14:paraId="4263ADE9" w14:textId="77777777" w:rsidR="00D237D1" w:rsidRDefault="00D237D1" w:rsidP="000943D0">
            <w:pPr>
              <w:pStyle w:val="ListParagraph"/>
              <w:numPr>
                <w:ilvl w:val="0"/>
                <w:numId w:val="43"/>
              </w:numPr>
              <w:rPr>
                <w:rFonts w:ascii="Times New Roman" w:hAnsi="Times New Roman" w:cs="Times New Roman"/>
                <w:b/>
                <w:bCs/>
              </w:rPr>
            </w:pPr>
            <w:r>
              <w:rPr>
                <w:rFonts w:ascii="Times New Roman" w:hAnsi="Times New Roman" w:cs="Times New Roman"/>
                <w:b/>
                <w:bCs/>
              </w:rPr>
              <w:t>Process payments successfully and send the order to shipping department.</w:t>
            </w:r>
          </w:p>
          <w:p w14:paraId="051396F8" w14:textId="77777777" w:rsidR="00D237D1" w:rsidRPr="00EE6FA0" w:rsidRDefault="00D237D1" w:rsidP="000943D0">
            <w:pPr>
              <w:pStyle w:val="ListParagraph"/>
              <w:numPr>
                <w:ilvl w:val="0"/>
                <w:numId w:val="43"/>
              </w:numPr>
              <w:rPr>
                <w:rFonts w:ascii="Times New Roman" w:hAnsi="Times New Roman" w:cs="Times New Roman"/>
                <w:b/>
                <w:bCs/>
              </w:rPr>
            </w:pPr>
            <w:r>
              <w:rPr>
                <w:rFonts w:ascii="Times New Roman" w:hAnsi="Times New Roman" w:cs="Times New Roman"/>
              </w:rPr>
              <w:t>Add layer showing payment successful or failed. Send transaction record through email customers.</w:t>
            </w:r>
          </w:p>
        </w:tc>
      </w:tr>
      <w:tr w:rsidR="00D237D1" w:rsidRPr="003E78DC" w14:paraId="40DCED62" w14:textId="77777777">
        <w:trPr>
          <w:trHeight w:val="800"/>
        </w:trPr>
        <w:tc>
          <w:tcPr>
            <w:tcW w:w="9350" w:type="dxa"/>
            <w:gridSpan w:val="2"/>
            <w:shd w:val="clear" w:color="auto" w:fill="C1E4F5" w:themeFill="accent1" w:themeFillTint="33"/>
            <w:vAlign w:val="center"/>
          </w:tcPr>
          <w:p w14:paraId="3F15C2BF" w14:textId="77777777" w:rsidR="00D237D1" w:rsidRPr="003E78DC" w:rsidRDefault="00D237D1">
            <w:pPr>
              <w:jc w:val="center"/>
              <w:rPr>
                <w:rFonts w:ascii="Times New Roman" w:hAnsi="Times New Roman" w:cs="Times New Roman"/>
                <w:b/>
                <w:bCs/>
                <w:lang w:val="vi-VN"/>
              </w:rPr>
            </w:pPr>
            <w:r w:rsidRPr="003E78DC">
              <w:rPr>
                <w:rFonts w:ascii="Times New Roman" w:hAnsi="Times New Roman" w:cs="Times New Roman"/>
                <w:b/>
                <w:bCs/>
              </w:rPr>
              <w:t>Variant</w:t>
            </w:r>
          </w:p>
        </w:tc>
      </w:tr>
      <w:tr w:rsidR="00D237D1" w:rsidRPr="003E78DC" w14:paraId="6810DBFD" w14:textId="77777777">
        <w:trPr>
          <w:trHeight w:val="971"/>
        </w:trPr>
        <w:tc>
          <w:tcPr>
            <w:tcW w:w="4495" w:type="dxa"/>
          </w:tcPr>
          <w:p w14:paraId="768B93D4" w14:textId="77777777" w:rsidR="00D237D1" w:rsidRPr="00F77277" w:rsidRDefault="00D237D1" w:rsidP="000943D0">
            <w:pPr>
              <w:pStyle w:val="ListParagraph"/>
              <w:numPr>
                <w:ilvl w:val="0"/>
                <w:numId w:val="44"/>
              </w:numPr>
              <w:rPr>
                <w:rFonts w:ascii="Times New Roman" w:hAnsi="Times New Roman" w:cs="Times New Roman"/>
              </w:rPr>
            </w:pPr>
            <w:r>
              <w:rPr>
                <w:rFonts w:ascii="Times New Roman" w:hAnsi="Times New Roman" w:cs="Times New Roman"/>
              </w:rPr>
              <w:t>Repeating customers</w:t>
            </w:r>
          </w:p>
        </w:tc>
        <w:tc>
          <w:tcPr>
            <w:tcW w:w="4855" w:type="dxa"/>
          </w:tcPr>
          <w:p w14:paraId="63B313F0" w14:textId="77777777" w:rsidR="00D237D1" w:rsidRPr="00B203E8" w:rsidRDefault="00D237D1" w:rsidP="000943D0">
            <w:pPr>
              <w:pStyle w:val="ListParagraph"/>
              <w:numPr>
                <w:ilvl w:val="0"/>
                <w:numId w:val="45"/>
              </w:numPr>
              <w:rPr>
                <w:rFonts w:ascii="Times New Roman" w:hAnsi="Times New Roman" w:cs="Times New Roman"/>
              </w:rPr>
            </w:pPr>
            <w:r>
              <w:rPr>
                <w:rFonts w:ascii="Times New Roman" w:hAnsi="Times New Roman" w:cs="Times New Roman"/>
              </w:rPr>
              <w:t>Registered customers can securely save their payment preferences. Provide an option to select previously saved method.</w:t>
            </w:r>
          </w:p>
        </w:tc>
      </w:tr>
      <w:tr w:rsidR="00D237D1" w:rsidRPr="003E78DC" w14:paraId="1F21AD11" w14:textId="77777777">
        <w:trPr>
          <w:trHeight w:val="719"/>
        </w:trPr>
        <w:tc>
          <w:tcPr>
            <w:tcW w:w="4495" w:type="dxa"/>
          </w:tcPr>
          <w:p w14:paraId="69D47823" w14:textId="056F9C36" w:rsidR="00D237D1" w:rsidRPr="00996B43" w:rsidRDefault="008736FB" w:rsidP="00A24BBE">
            <w:pPr>
              <w:rPr>
                <w:rFonts w:ascii="Times New Roman" w:hAnsi="Times New Roman" w:cs="Times New Roman"/>
              </w:rPr>
            </w:pPr>
            <w:r>
              <w:rPr>
                <w:rFonts w:ascii="Times New Roman" w:hAnsi="Times New Roman" w:cs="Times New Roman"/>
                <w:lang w:val="vi-VN"/>
              </w:rPr>
              <w:t xml:space="preserve">3a. </w:t>
            </w:r>
            <w:r w:rsidR="00D237D1">
              <w:rPr>
                <w:rFonts w:ascii="Times New Roman" w:hAnsi="Times New Roman" w:cs="Times New Roman"/>
              </w:rPr>
              <w:t>Partial/mixed payments</w:t>
            </w:r>
          </w:p>
        </w:tc>
        <w:tc>
          <w:tcPr>
            <w:tcW w:w="4855" w:type="dxa"/>
          </w:tcPr>
          <w:p w14:paraId="1711C0E4" w14:textId="5B0BF95B" w:rsidR="00D237D1" w:rsidRPr="002036A0" w:rsidRDefault="00D237D1" w:rsidP="000943D0">
            <w:pPr>
              <w:pStyle w:val="ListParagraph"/>
              <w:numPr>
                <w:ilvl w:val="0"/>
                <w:numId w:val="45"/>
              </w:numPr>
              <w:rPr>
                <w:rFonts w:ascii="Times New Roman" w:hAnsi="Times New Roman" w:cs="Times New Roman"/>
                <w:lang w:val="vi-VN"/>
              </w:rPr>
            </w:pPr>
            <w:r>
              <w:rPr>
                <w:rFonts w:ascii="Times New Roman" w:hAnsi="Times New Roman" w:cs="Times New Roman"/>
                <w:lang w:val="vi-VN"/>
              </w:rPr>
              <w:t xml:space="preserve">Include </w:t>
            </w:r>
            <w:r>
              <w:rPr>
                <w:rFonts w:ascii="Times New Roman" w:hAnsi="Times New Roman" w:cs="Times New Roman"/>
              </w:rPr>
              <w:t xml:space="preserve">third party services that offer that type of payment (e.g. </w:t>
            </w:r>
            <w:proofErr w:type="spellStart"/>
            <w:r>
              <w:rPr>
                <w:rFonts w:ascii="Times New Roman" w:hAnsi="Times New Roman" w:cs="Times New Roman"/>
              </w:rPr>
              <w:t>afterpay</w:t>
            </w:r>
            <w:proofErr w:type="spellEnd"/>
            <w:r>
              <w:rPr>
                <w:rFonts w:ascii="Times New Roman" w:hAnsi="Times New Roman" w:cs="Times New Roman"/>
              </w:rPr>
              <w:t xml:space="preserve">, ZIP, </w:t>
            </w:r>
            <w:r w:rsidR="00FE68B0">
              <w:rPr>
                <w:rFonts w:ascii="Times New Roman" w:hAnsi="Times New Roman" w:cs="Times New Roman"/>
              </w:rPr>
              <w:t>PayPal</w:t>
            </w:r>
            <w:r>
              <w:rPr>
                <w:rFonts w:ascii="Times New Roman" w:hAnsi="Times New Roman" w:cs="Times New Roman"/>
              </w:rPr>
              <w:t>)</w:t>
            </w:r>
          </w:p>
        </w:tc>
      </w:tr>
    </w:tbl>
    <w:p w14:paraId="2A54D05C" w14:textId="77777777" w:rsidR="00D237D1" w:rsidRPr="00D237D1" w:rsidRDefault="00D237D1" w:rsidP="00D237D1"/>
    <w:p w14:paraId="4E5C2893" w14:textId="77777777" w:rsidR="004D521E" w:rsidRPr="004D521E" w:rsidRDefault="004D521E" w:rsidP="004D521E">
      <w:pPr>
        <w:rPr>
          <w:rFonts w:ascii="Times New Roman" w:hAnsi="Times New Roman" w:cs="Times New Roman"/>
          <w:b/>
          <w:bCs/>
          <w:sz w:val="36"/>
          <w:szCs w:val="36"/>
        </w:rPr>
      </w:pPr>
    </w:p>
    <w:p w14:paraId="2A138B09" w14:textId="77777777" w:rsidR="007E73AB" w:rsidRDefault="007E73AB">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0E33285E" w14:textId="147365C2" w:rsidR="004D521E" w:rsidRPr="004D521E" w:rsidRDefault="004D521E" w:rsidP="000943D0">
      <w:pPr>
        <w:pStyle w:val="Heading2"/>
        <w:numPr>
          <w:ilvl w:val="0"/>
          <w:numId w:val="95"/>
        </w:numPr>
        <w:spacing w:line="360" w:lineRule="auto"/>
        <w:rPr>
          <w:rFonts w:ascii="Times New Roman" w:hAnsi="Times New Roman" w:cs="Times New Roman"/>
          <w:b/>
          <w:bCs/>
          <w:color w:val="auto"/>
          <w:sz w:val="36"/>
          <w:szCs w:val="36"/>
        </w:rPr>
      </w:pPr>
      <w:bookmarkStart w:id="18" w:name="_Toc208537301"/>
      <w:r w:rsidRPr="004D521E">
        <w:rPr>
          <w:rFonts w:ascii="Times New Roman" w:hAnsi="Times New Roman" w:cs="Times New Roman"/>
          <w:b/>
          <w:bCs/>
          <w:color w:val="auto"/>
          <w:sz w:val="36"/>
          <w:szCs w:val="36"/>
        </w:rPr>
        <w:lastRenderedPageBreak/>
        <w:t>Managing goods packaging</w:t>
      </w:r>
      <w:bookmarkEnd w:id="18"/>
    </w:p>
    <w:tbl>
      <w:tblPr>
        <w:tblStyle w:val="TableGrid"/>
        <w:tblW w:w="0" w:type="auto"/>
        <w:tblLook w:val="04A0" w:firstRow="1" w:lastRow="0" w:firstColumn="1" w:lastColumn="0" w:noHBand="0" w:noVBand="1"/>
      </w:tblPr>
      <w:tblGrid>
        <w:gridCol w:w="4495"/>
        <w:gridCol w:w="4855"/>
      </w:tblGrid>
      <w:tr w:rsidR="00FE68B0" w:rsidRPr="00A46BAF" w14:paraId="799420CB" w14:textId="77777777" w:rsidTr="00FE68B0">
        <w:trPr>
          <w:trHeight w:val="728"/>
        </w:trPr>
        <w:tc>
          <w:tcPr>
            <w:tcW w:w="9350" w:type="dxa"/>
            <w:gridSpan w:val="2"/>
            <w:shd w:val="clear" w:color="auto" w:fill="C1E4F5" w:themeFill="accent1" w:themeFillTint="33"/>
            <w:vAlign w:val="center"/>
          </w:tcPr>
          <w:p w14:paraId="0D686916" w14:textId="529125A9" w:rsidR="00FE68B0" w:rsidRPr="00FE68B0" w:rsidRDefault="00FE68B0" w:rsidP="00FE68B0">
            <w:pPr>
              <w:spacing w:line="276" w:lineRule="auto"/>
              <w:jc w:val="center"/>
              <w:rPr>
                <w:rFonts w:ascii="Times New Roman" w:hAnsi="Times New Roman" w:cs="Times New Roman"/>
                <w:b/>
              </w:rPr>
            </w:pPr>
            <w:r w:rsidRPr="00FE68B0">
              <w:rPr>
                <w:rFonts w:ascii="Times New Roman" w:hAnsi="Times New Roman" w:cs="Times New Roman"/>
                <w:b/>
              </w:rPr>
              <w:t xml:space="preserve">Task – </w:t>
            </w:r>
            <w:r w:rsidRPr="00FE68B0">
              <w:rPr>
                <w:rFonts w:ascii="Times New Roman" w:hAnsi="Times New Roman" w:cs="Times New Roman"/>
                <w:b/>
                <w:lang w:val="vi-VN"/>
              </w:rPr>
              <w:t>Managing goods packaging</w:t>
            </w:r>
          </w:p>
        </w:tc>
      </w:tr>
      <w:tr w:rsidR="00FE68B0" w:rsidRPr="00A46BAF" w14:paraId="7FDF37E0" w14:textId="77777777" w:rsidTr="003230A8">
        <w:trPr>
          <w:trHeight w:val="1340"/>
        </w:trPr>
        <w:tc>
          <w:tcPr>
            <w:tcW w:w="4495" w:type="dxa"/>
            <w:vAlign w:val="center"/>
          </w:tcPr>
          <w:p w14:paraId="42BB079A" w14:textId="77777777" w:rsidR="00FE68B0" w:rsidRPr="00746E58" w:rsidRDefault="00FE68B0" w:rsidP="00FE68B0">
            <w:pPr>
              <w:spacing w:line="276" w:lineRule="auto"/>
              <w:jc w:val="center"/>
              <w:rPr>
                <w:rFonts w:ascii="Times New Roman" w:hAnsi="Times New Roman" w:cs="Times New Roman"/>
                <w:b/>
                <w:bCs/>
              </w:rPr>
            </w:pPr>
            <w:r w:rsidRPr="00746E58">
              <w:rPr>
                <w:rFonts w:ascii="Times New Roman" w:hAnsi="Times New Roman" w:cs="Times New Roman"/>
                <w:b/>
                <w:bCs/>
                <w:lang w:val="vi-VN"/>
              </w:rPr>
              <w:t>Purpose</w:t>
            </w:r>
          </w:p>
        </w:tc>
        <w:tc>
          <w:tcPr>
            <w:tcW w:w="4855" w:type="dxa"/>
          </w:tcPr>
          <w:p w14:paraId="1C1F8287" w14:textId="77777777" w:rsidR="00FE68B0" w:rsidRPr="00B72AB2" w:rsidRDefault="00FE68B0" w:rsidP="00FE68B0">
            <w:pPr>
              <w:spacing w:line="276" w:lineRule="auto"/>
              <w:rPr>
                <w:rFonts w:ascii="Times New Roman" w:hAnsi="Times New Roman" w:cs="Times New Roman"/>
                <w:lang w:val="vi-VN"/>
              </w:rPr>
            </w:pPr>
            <w:r w:rsidRPr="00171581">
              <w:rPr>
                <w:rFonts w:ascii="Times New Roman" w:hAnsi="Times New Roman" w:cs="Times New Roman"/>
                <w:lang w:val="vi-VN"/>
              </w:rPr>
              <w:t>Software control of carrier selection, label generation, tracking orchestration, and delivery lifecycle; customer notifications and order status sync.</w:t>
            </w:r>
          </w:p>
        </w:tc>
      </w:tr>
      <w:tr w:rsidR="00FE68B0" w:rsidRPr="00A46BAF" w14:paraId="5704C6D0" w14:textId="77777777">
        <w:tc>
          <w:tcPr>
            <w:tcW w:w="4495" w:type="dxa"/>
            <w:vAlign w:val="center"/>
          </w:tcPr>
          <w:p w14:paraId="316F8D7A" w14:textId="77777777" w:rsidR="00FE68B0" w:rsidRPr="00746E58" w:rsidRDefault="00FE68B0" w:rsidP="00FE68B0">
            <w:pPr>
              <w:spacing w:line="276" w:lineRule="auto"/>
              <w:jc w:val="center"/>
              <w:rPr>
                <w:rFonts w:ascii="Times New Roman" w:hAnsi="Times New Roman" w:cs="Times New Roman"/>
                <w:b/>
                <w:bCs/>
                <w:lang w:val="vi-VN"/>
              </w:rPr>
            </w:pPr>
            <w:r w:rsidRPr="00746E58">
              <w:rPr>
                <w:rFonts w:ascii="Times New Roman" w:hAnsi="Times New Roman" w:cs="Times New Roman"/>
                <w:b/>
                <w:bCs/>
              </w:rPr>
              <w:t>Trigger</w:t>
            </w:r>
            <w:r w:rsidRPr="00746E58">
              <w:rPr>
                <w:rFonts w:ascii="Times New Roman" w:hAnsi="Times New Roman" w:cs="Times New Roman"/>
                <w:b/>
                <w:bCs/>
                <w:lang w:val="vi-VN"/>
              </w:rPr>
              <w:t>/Precondition</w:t>
            </w:r>
          </w:p>
        </w:tc>
        <w:tc>
          <w:tcPr>
            <w:tcW w:w="4855" w:type="dxa"/>
          </w:tcPr>
          <w:p w14:paraId="1F9359F6" w14:textId="77777777" w:rsidR="003230A8" w:rsidRPr="003230A8" w:rsidRDefault="00FE68B0" w:rsidP="000943D0">
            <w:pPr>
              <w:pStyle w:val="NormalWeb"/>
              <w:numPr>
                <w:ilvl w:val="0"/>
                <w:numId w:val="83"/>
              </w:numPr>
              <w:spacing w:line="276" w:lineRule="auto"/>
              <w:rPr>
                <w:rFonts w:eastAsiaTheme="minorEastAsia"/>
                <w:kern w:val="2"/>
                <w:lang w:val="en-US" w:eastAsia="zh-CN"/>
                <w14:ligatures w14:val="standardContextual"/>
              </w:rPr>
            </w:pPr>
            <w:r w:rsidRPr="00076110">
              <w:rPr>
                <w:rFonts w:eastAsiaTheme="minorEastAsia"/>
                <w:kern w:val="2"/>
                <w:lang w:val="vi-VN" w:eastAsia="zh-CN"/>
                <w14:ligatures w14:val="standardContextual"/>
              </w:rPr>
              <w:t>Packaging</w:t>
            </w:r>
            <w:r>
              <w:rPr>
                <w:rFonts w:eastAsiaTheme="minorEastAsia"/>
                <w:kern w:val="2"/>
                <w:lang w:eastAsia="zh-CN"/>
                <w14:ligatures w14:val="standardContextual"/>
              </w:rPr>
              <w:t xml:space="preserve"> </w:t>
            </w:r>
            <w:r w:rsidRPr="00076110">
              <w:rPr>
                <w:rFonts w:eastAsiaTheme="minorEastAsia"/>
                <w:kern w:val="2"/>
                <w:lang w:val="vi-VN" w:eastAsia="zh-CN"/>
                <w14:ligatures w14:val="standardContextual"/>
              </w:rPr>
              <w:t>publishes PackageReady(packageId, orderId) event.</w:t>
            </w:r>
          </w:p>
          <w:p w14:paraId="72EF07A2" w14:textId="77777777" w:rsidR="00FE68B0" w:rsidRPr="003230A8" w:rsidRDefault="00FE68B0" w:rsidP="000943D0">
            <w:pPr>
              <w:pStyle w:val="NormalWeb"/>
              <w:numPr>
                <w:ilvl w:val="0"/>
                <w:numId w:val="82"/>
              </w:numPr>
              <w:spacing w:line="276" w:lineRule="auto"/>
              <w:rPr>
                <w:rFonts w:eastAsiaTheme="minorEastAsia"/>
                <w:kern w:val="2"/>
                <w:lang w:val="vi-VN" w:eastAsia="zh-CN"/>
                <w14:ligatures w14:val="standardContextual"/>
              </w:rPr>
            </w:pPr>
            <w:r w:rsidRPr="00076110">
              <w:rPr>
                <w:rFonts w:eastAsiaTheme="minorEastAsia"/>
                <w:kern w:val="2"/>
                <w:lang w:val="vi-VN" w:eastAsia="zh-CN"/>
                <w14:ligatures w14:val="standardContextual"/>
              </w:rPr>
              <w:t>Validated customer address is present (or pickup selected).</w:t>
            </w:r>
          </w:p>
        </w:tc>
      </w:tr>
      <w:tr w:rsidR="00FE68B0" w:rsidRPr="00A46BAF" w14:paraId="1679B15A" w14:textId="77777777" w:rsidTr="00FE68B0">
        <w:trPr>
          <w:trHeight w:val="566"/>
        </w:trPr>
        <w:tc>
          <w:tcPr>
            <w:tcW w:w="4495" w:type="dxa"/>
            <w:vAlign w:val="center"/>
          </w:tcPr>
          <w:p w14:paraId="6D4C083B" w14:textId="77777777" w:rsidR="00FE68B0" w:rsidRPr="00746E58" w:rsidRDefault="00FE68B0" w:rsidP="00FE68B0">
            <w:pPr>
              <w:spacing w:line="276" w:lineRule="auto"/>
              <w:jc w:val="center"/>
              <w:rPr>
                <w:rFonts w:ascii="Times New Roman" w:hAnsi="Times New Roman" w:cs="Times New Roman"/>
                <w:b/>
                <w:bCs/>
              </w:rPr>
            </w:pPr>
            <w:r w:rsidRPr="00746E58">
              <w:rPr>
                <w:rFonts w:ascii="Times New Roman" w:hAnsi="Times New Roman" w:cs="Times New Roman"/>
                <w:b/>
                <w:bCs/>
              </w:rPr>
              <w:t>Frequency</w:t>
            </w:r>
          </w:p>
        </w:tc>
        <w:tc>
          <w:tcPr>
            <w:tcW w:w="4855" w:type="dxa"/>
          </w:tcPr>
          <w:p w14:paraId="18E4A424" w14:textId="77777777" w:rsidR="00FE68B0" w:rsidRPr="00A46BAF" w:rsidRDefault="00FE68B0" w:rsidP="00FE68B0">
            <w:pPr>
              <w:spacing w:line="276" w:lineRule="auto"/>
              <w:rPr>
                <w:rFonts w:ascii="Times New Roman" w:hAnsi="Times New Roman" w:cs="Times New Roman"/>
                <w:lang w:val="vi-VN"/>
              </w:rPr>
            </w:pPr>
            <w:r w:rsidRPr="007A3EDE">
              <w:rPr>
                <w:rFonts w:ascii="Times New Roman" w:hAnsi="Times New Roman" w:cs="Times New Roman"/>
                <w:lang w:val="vi-VN"/>
              </w:rPr>
              <w:t>Per package (an order can yield N packages).</w:t>
            </w:r>
          </w:p>
        </w:tc>
      </w:tr>
      <w:tr w:rsidR="00FE68B0" w:rsidRPr="00A46BAF" w14:paraId="3F0D283E" w14:textId="77777777">
        <w:tc>
          <w:tcPr>
            <w:tcW w:w="4495" w:type="dxa"/>
            <w:vAlign w:val="center"/>
          </w:tcPr>
          <w:p w14:paraId="55958CFB" w14:textId="77777777" w:rsidR="00FE68B0" w:rsidRPr="00746E58" w:rsidRDefault="00FE68B0" w:rsidP="00FE68B0">
            <w:pPr>
              <w:spacing w:line="276" w:lineRule="auto"/>
              <w:jc w:val="center"/>
              <w:rPr>
                <w:rFonts w:ascii="Times New Roman" w:hAnsi="Times New Roman" w:cs="Times New Roman"/>
                <w:b/>
                <w:bCs/>
              </w:rPr>
            </w:pPr>
            <w:r w:rsidRPr="00746E58">
              <w:rPr>
                <w:rFonts w:ascii="Times New Roman" w:hAnsi="Times New Roman" w:cs="Times New Roman"/>
                <w:b/>
                <w:bCs/>
              </w:rPr>
              <w:t>Critical</w:t>
            </w:r>
          </w:p>
        </w:tc>
        <w:tc>
          <w:tcPr>
            <w:tcW w:w="4855" w:type="dxa"/>
          </w:tcPr>
          <w:p w14:paraId="654E575E" w14:textId="77777777" w:rsidR="00FE68B0" w:rsidRDefault="00FE68B0" w:rsidP="000943D0">
            <w:pPr>
              <w:pStyle w:val="NormalWeb"/>
              <w:numPr>
                <w:ilvl w:val="0"/>
                <w:numId w:val="82"/>
              </w:numPr>
              <w:spacing w:line="276" w:lineRule="auto"/>
              <w:rPr>
                <w:rFonts w:eastAsiaTheme="minorEastAsia"/>
                <w:kern w:val="2"/>
                <w:lang w:eastAsia="zh-CN"/>
                <w14:ligatures w14:val="standardContextual"/>
              </w:rPr>
            </w:pPr>
            <w:r w:rsidRPr="00E91B1E">
              <w:rPr>
                <w:rFonts w:eastAsiaTheme="minorEastAsia"/>
                <w:kern w:val="2"/>
                <w:lang w:val="vi-VN" w:eastAsia="zh-CN"/>
                <w14:ligatures w14:val="standardContextual"/>
              </w:rPr>
              <w:t>Carrier API outages, rate limits, or webhook failures.</w:t>
            </w:r>
          </w:p>
          <w:p w14:paraId="097A975B" w14:textId="77777777" w:rsidR="00FE68B0" w:rsidRPr="00E91B1E" w:rsidRDefault="00FE68B0" w:rsidP="000943D0">
            <w:pPr>
              <w:pStyle w:val="NormalWeb"/>
              <w:numPr>
                <w:ilvl w:val="0"/>
                <w:numId w:val="82"/>
              </w:numPr>
              <w:spacing w:line="276" w:lineRule="auto"/>
              <w:rPr>
                <w:rFonts w:eastAsiaTheme="minorEastAsia"/>
                <w:kern w:val="2"/>
                <w:lang w:eastAsia="zh-CN"/>
                <w14:ligatures w14:val="standardContextual"/>
              </w:rPr>
            </w:pPr>
            <w:r w:rsidRPr="00E91B1E">
              <w:rPr>
                <w:rFonts w:eastAsiaTheme="minorEastAsia"/>
                <w:kern w:val="2"/>
                <w:lang w:val="vi-VN" w:eastAsia="zh-CN"/>
                <w14:ligatures w14:val="standardContextual"/>
              </w:rPr>
              <w:t>Address normalization errors leading to failed deliveries.</w:t>
            </w:r>
          </w:p>
        </w:tc>
      </w:tr>
      <w:tr w:rsidR="00FE68B0" w:rsidRPr="00A46BAF" w14:paraId="07166236" w14:textId="77777777" w:rsidTr="003230A8">
        <w:trPr>
          <w:trHeight w:val="1007"/>
        </w:trPr>
        <w:tc>
          <w:tcPr>
            <w:tcW w:w="4495" w:type="dxa"/>
            <w:vAlign w:val="center"/>
          </w:tcPr>
          <w:p w14:paraId="76CDB67A" w14:textId="77777777" w:rsidR="00FE68B0" w:rsidRPr="00746E58" w:rsidRDefault="00FE68B0" w:rsidP="00FE68B0">
            <w:pPr>
              <w:spacing w:line="276" w:lineRule="auto"/>
              <w:jc w:val="center"/>
              <w:rPr>
                <w:rFonts w:ascii="Times New Roman" w:hAnsi="Times New Roman" w:cs="Times New Roman"/>
                <w:b/>
                <w:bCs/>
                <w:lang w:val="vi-VN"/>
              </w:rPr>
            </w:pPr>
            <w:r w:rsidRPr="00746E58">
              <w:rPr>
                <w:rFonts w:ascii="Times New Roman" w:hAnsi="Times New Roman" w:cs="Times New Roman"/>
                <w:b/>
                <w:bCs/>
              </w:rPr>
              <w:t>Work</w:t>
            </w:r>
            <w:r w:rsidRPr="00746E58">
              <w:rPr>
                <w:rFonts w:ascii="Times New Roman" w:hAnsi="Times New Roman" w:cs="Times New Roman"/>
                <w:b/>
                <w:bCs/>
                <w:lang w:val="vi-VN"/>
              </w:rPr>
              <w:t xml:space="preserve"> Area</w:t>
            </w:r>
          </w:p>
        </w:tc>
        <w:tc>
          <w:tcPr>
            <w:tcW w:w="4855" w:type="dxa"/>
          </w:tcPr>
          <w:p w14:paraId="4CDE4BFF" w14:textId="77777777" w:rsidR="00FE68B0" w:rsidRPr="00A46BAF" w:rsidRDefault="00FE68B0" w:rsidP="00FE68B0">
            <w:pPr>
              <w:spacing w:line="276" w:lineRule="auto"/>
              <w:rPr>
                <w:rFonts w:ascii="Times New Roman" w:hAnsi="Times New Roman" w:cs="Times New Roman"/>
                <w:lang w:val="vi-VN"/>
              </w:rPr>
            </w:pPr>
            <w:r w:rsidRPr="00B1202F">
              <w:rPr>
                <w:rFonts w:ascii="Times New Roman" w:hAnsi="Times New Roman" w:cs="Times New Roman"/>
                <w:lang w:val="vi-VN"/>
              </w:rPr>
              <w:t>Backend: Shipping Service, Carrier Adapter(s), Webhook Processor, Notification Service, Customer Portal.</w:t>
            </w:r>
          </w:p>
        </w:tc>
      </w:tr>
      <w:tr w:rsidR="00FE68B0" w:rsidRPr="00A46BAF" w14:paraId="59C86BAD" w14:textId="77777777" w:rsidTr="00374183">
        <w:trPr>
          <w:trHeight w:val="638"/>
        </w:trPr>
        <w:tc>
          <w:tcPr>
            <w:tcW w:w="4495" w:type="dxa"/>
            <w:shd w:val="clear" w:color="auto" w:fill="C1E4F5" w:themeFill="accent1" w:themeFillTint="33"/>
            <w:vAlign w:val="center"/>
          </w:tcPr>
          <w:p w14:paraId="00C26CAA" w14:textId="77777777" w:rsidR="00FE68B0" w:rsidRPr="00374183" w:rsidRDefault="00FE68B0" w:rsidP="00374183">
            <w:pPr>
              <w:spacing w:line="276" w:lineRule="auto"/>
              <w:jc w:val="center"/>
              <w:rPr>
                <w:rFonts w:ascii="Times New Roman" w:hAnsi="Times New Roman" w:cs="Times New Roman"/>
                <w:b/>
                <w:bCs/>
                <w:lang w:val="vi-VN"/>
              </w:rPr>
            </w:pPr>
            <w:r w:rsidRPr="00374183">
              <w:rPr>
                <w:rFonts w:ascii="Times New Roman" w:hAnsi="Times New Roman" w:cs="Times New Roman"/>
                <w:b/>
                <w:bCs/>
              </w:rPr>
              <w:t>Sub</w:t>
            </w:r>
            <w:r w:rsidRPr="00374183">
              <w:rPr>
                <w:rFonts w:ascii="Times New Roman" w:hAnsi="Times New Roman" w:cs="Times New Roman"/>
                <w:b/>
                <w:bCs/>
                <w:lang w:val="vi-VN"/>
              </w:rPr>
              <w:t>-</w:t>
            </w:r>
            <w:r w:rsidRPr="00374183">
              <w:rPr>
                <w:rFonts w:ascii="Times New Roman" w:hAnsi="Times New Roman" w:cs="Times New Roman"/>
                <w:b/>
                <w:bCs/>
              </w:rPr>
              <w:t>Task</w:t>
            </w:r>
          </w:p>
        </w:tc>
        <w:tc>
          <w:tcPr>
            <w:tcW w:w="4855" w:type="dxa"/>
            <w:shd w:val="clear" w:color="auto" w:fill="C1E4F5" w:themeFill="accent1" w:themeFillTint="33"/>
            <w:vAlign w:val="center"/>
          </w:tcPr>
          <w:p w14:paraId="3DCF6E54" w14:textId="77777777" w:rsidR="00FE68B0" w:rsidRPr="00374183" w:rsidRDefault="00FE68B0" w:rsidP="00374183">
            <w:pPr>
              <w:spacing w:line="276" w:lineRule="auto"/>
              <w:jc w:val="center"/>
              <w:rPr>
                <w:rFonts w:ascii="Times New Roman" w:hAnsi="Times New Roman" w:cs="Times New Roman"/>
                <w:b/>
                <w:bCs/>
                <w:lang w:val="vi-VN"/>
              </w:rPr>
            </w:pPr>
            <w:r w:rsidRPr="00374183">
              <w:rPr>
                <w:rFonts w:ascii="Times New Roman" w:hAnsi="Times New Roman" w:cs="Times New Roman"/>
                <w:b/>
                <w:bCs/>
                <w:lang w:val="vi-VN"/>
              </w:rPr>
              <w:t>Example Solution</w:t>
            </w:r>
          </w:p>
        </w:tc>
      </w:tr>
      <w:tr w:rsidR="00FE68B0" w:rsidRPr="00A46BAF" w14:paraId="36D74C6A" w14:textId="77777777">
        <w:tc>
          <w:tcPr>
            <w:tcW w:w="4495" w:type="dxa"/>
          </w:tcPr>
          <w:p w14:paraId="78D7A502" w14:textId="15F588F6" w:rsidR="00FE68B0" w:rsidRPr="00374183" w:rsidRDefault="00FE68B0" w:rsidP="000943D0">
            <w:pPr>
              <w:pStyle w:val="ListParagraph"/>
              <w:numPr>
                <w:ilvl w:val="0"/>
                <w:numId w:val="67"/>
              </w:numPr>
              <w:spacing w:line="276" w:lineRule="auto"/>
              <w:ind w:left="172" w:hanging="284"/>
              <w:rPr>
                <w:rFonts w:ascii="Times New Roman" w:hAnsi="Times New Roman" w:cs="Times New Roman"/>
                <w:lang w:val="vi-VN"/>
              </w:rPr>
            </w:pPr>
            <w:r w:rsidRPr="00374183">
              <w:rPr>
                <w:rFonts w:ascii="Times New Roman" w:hAnsi="Times New Roman" w:cs="Times New Roman"/>
                <w:color w:val="000000"/>
              </w:rPr>
              <w:t>Carrier rating &amp; selection</w:t>
            </w:r>
          </w:p>
          <w:p w14:paraId="756CC38B" w14:textId="77777777" w:rsidR="00374183" w:rsidRPr="00374183" w:rsidRDefault="00374183" w:rsidP="00374183">
            <w:pPr>
              <w:spacing w:line="276" w:lineRule="auto"/>
              <w:ind w:left="-112"/>
              <w:rPr>
                <w:rFonts w:ascii="Times New Roman" w:hAnsi="Times New Roman" w:cs="Times New Roman"/>
              </w:rPr>
            </w:pPr>
          </w:p>
          <w:p w14:paraId="03E243C7" w14:textId="77777777" w:rsidR="00FE68B0" w:rsidRPr="00234138" w:rsidRDefault="00FE68B0" w:rsidP="00FE68B0">
            <w:pPr>
              <w:spacing w:line="276" w:lineRule="auto"/>
              <w:rPr>
                <w:rFonts w:ascii="Times New Roman" w:hAnsi="Times New Roman" w:cs="Times New Roman"/>
                <w:lang w:val="en-AU"/>
              </w:rPr>
            </w:pPr>
            <w:r w:rsidRPr="00374183">
              <w:rPr>
                <w:rFonts w:ascii="Times New Roman" w:hAnsi="Times New Roman" w:cs="Times New Roman"/>
                <w:b/>
                <w:i/>
                <w:iCs/>
                <w:lang w:val="vi-VN"/>
              </w:rPr>
              <w:t>Problem:</w:t>
            </w:r>
            <w:r w:rsidRPr="001530B2">
              <w:rPr>
                <w:rFonts w:ascii="Times New Roman" w:hAnsi="Times New Roman" w:cs="Times New Roman"/>
                <w:b/>
                <w:lang w:val="en-AU"/>
              </w:rPr>
              <w:t xml:space="preserve"> </w:t>
            </w:r>
            <w:r w:rsidRPr="00234138">
              <w:rPr>
                <w:rFonts w:ascii="Times New Roman" w:hAnsi="Times New Roman" w:cs="Times New Roman"/>
                <w:lang w:val="vi-VN"/>
              </w:rPr>
              <w:t>Suboptimal cost/time, single-point failure.</w:t>
            </w:r>
          </w:p>
          <w:p w14:paraId="1A4EDB1F" w14:textId="77777777" w:rsidR="00FE68B0" w:rsidRPr="00234138" w:rsidRDefault="00FE68B0" w:rsidP="00FE68B0">
            <w:pPr>
              <w:spacing w:line="276" w:lineRule="auto"/>
              <w:rPr>
                <w:rFonts w:ascii="Times New Roman" w:hAnsi="Times New Roman" w:cs="Times New Roman"/>
                <w:lang w:val="en-AU"/>
              </w:rPr>
            </w:pPr>
          </w:p>
        </w:tc>
        <w:tc>
          <w:tcPr>
            <w:tcW w:w="4855" w:type="dxa"/>
          </w:tcPr>
          <w:p w14:paraId="5E390615" w14:textId="77777777" w:rsidR="00FE68B0" w:rsidRPr="00234138" w:rsidRDefault="00FE68B0" w:rsidP="000943D0">
            <w:pPr>
              <w:pStyle w:val="ListParagraph"/>
              <w:numPr>
                <w:ilvl w:val="0"/>
                <w:numId w:val="9"/>
              </w:numPr>
              <w:spacing w:line="276" w:lineRule="auto"/>
              <w:rPr>
                <w:rFonts w:ascii="Times New Roman" w:hAnsi="Times New Roman" w:cs="Times New Roman"/>
                <w:lang w:val="vi-VN"/>
              </w:rPr>
            </w:pPr>
            <w:r w:rsidRPr="00234138">
              <w:rPr>
                <w:rFonts w:ascii="Times New Roman" w:hAnsi="Times New Roman" w:cs="Times New Roman"/>
                <w:lang w:val="vi-VN"/>
              </w:rPr>
              <w:t>Multi-carrier adapters</w:t>
            </w:r>
          </w:p>
          <w:p w14:paraId="3B1EED16" w14:textId="77777777" w:rsidR="00374183" w:rsidRPr="00374183" w:rsidRDefault="00374183" w:rsidP="00374183">
            <w:pPr>
              <w:spacing w:line="276" w:lineRule="auto"/>
              <w:rPr>
                <w:rFonts w:ascii="Times New Roman" w:hAnsi="Times New Roman" w:cs="Times New Roman"/>
              </w:rPr>
            </w:pPr>
          </w:p>
          <w:p w14:paraId="4CAB3AF4" w14:textId="2FF09207" w:rsidR="00FE68B0" w:rsidRPr="00234138" w:rsidRDefault="00FE68B0" w:rsidP="000943D0">
            <w:pPr>
              <w:pStyle w:val="ListParagraph"/>
              <w:numPr>
                <w:ilvl w:val="0"/>
                <w:numId w:val="9"/>
              </w:numPr>
              <w:spacing w:line="276" w:lineRule="auto"/>
              <w:rPr>
                <w:rFonts w:ascii="Times New Roman" w:hAnsi="Times New Roman" w:cs="Times New Roman"/>
                <w:lang w:val="vi-VN"/>
              </w:rPr>
            </w:pPr>
            <w:r w:rsidRPr="00234138">
              <w:rPr>
                <w:rFonts w:ascii="Times New Roman" w:hAnsi="Times New Roman" w:cs="Times New Roman"/>
                <w:lang w:val="vi-VN"/>
              </w:rPr>
              <w:t>Rule-based selection (service level, weight/size, region, cutoff time)</w:t>
            </w:r>
          </w:p>
          <w:p w14:paraId="60018EFC" w14:textId="77777777" w:rsidR="00FE68B0" w:rsidRPr="00A46BAF" w:rsidRDefault="00FE68B0" w:rsidP="000943D0">
            <w:pPr>
              <w:pStyle w:val="ListParagraph"/>
              <w:numPr>
                <w:ilvl w:val="0"/>
                <w:numId w:val="9"/>
              </w:numPr>
              <w:spacing w:line="276" w:lineRule="auto"/>
              <w:rPr>
                <w:rFonts w:ascii="Times New Roman" w:hAnsi="Times New Roman" w:cs="Times New Roman"/>
                <w:lang w:val="vi-VN"/>
              </w:rPr>
            </w:pPr>
            <w:r w:rsidRPr="00234138">
              <w:rPr>
                <w:rFonts w:ascii="Times New Roman" w:hAnsi="Times New Roman" w:cs="Times New Roman"/>
                <w:lang w:val="vi-VN"/>
              </w:rPr>
              <w:t xml:space="preserve"> Health-check and circuit-breaker fallback.</w:t>
            </w:r>
          </w:p>
        </w:tc>
      </w:tr>
      <w:tr w:rsidR="00FE68B0" w:rsidRPr="00A46BAF" w14:paraId="4753B56A" w14:textId="77777777">
        <w:tc>
          <w:tcPr>
            <w:tcW w:w="4495" w:type="dxa"/>
          </w:tcPr>
          <w:p w14:paraId="7C9B4370" w14:textId="77777777" w:rsidR="00FE68B0" w:rsidRPr="00374183" w:rsidRDefault="00FE68B0" w:rsidP="000943D0">
            <w:pPr>
              <w:pStyle w:val="ListParagraph"/>
              <w:numPr>
                <w:ilvl w:val="0"/>
                <w:numId w:val="67"/>
              </w:numPr>
              <w:spacing w:line="276" w:lineRule="auto"/>
              <w:ind w:left="172" w:hanging="284"/>
              <w:rPr>
                <w:rFonts w:ascii="Times New Roman" w:hAnsi="Times New Roman" w:cs="Times New Roman"/>
                <w:lang w:val="vi-VN"/>
              </w:rPr>
            </w:pPr>
            <w:r w:rsidRPr="00374183">
              <w:rPr>
                <w:rFonts w:ascii="Times New Roman" w:hAnsi="Times New Roman" w:cs="Times New Roman"/>
                <w:color w:val="000000"/>
              </w:rPr>
              <w:t xml:space="preserve">Label generation &amp; manifest </w:t>
            </w:r>
          </w:p>
          <w:p w14:paraId="743C6555" w14:textId="77777777" w:rsidR="00374183" w:rsidRDefault="00374183" w:rsidP="00FE68B0">
            <w:pPr>
              <w:spacing w:line="276" w:lineRule="auto"/>
              <w:rPr>
                <w:rFonts w:ascii="Times New Roman" w:hAnsi="Times New Roman" w:cs="Times New Roman"/>
                <w:b/>
              </w:rPr>
            </w:pPr>
          </w:p>
          <w:p w14:paraId="6B772415" w14:textId="26966F66" w:rsidR="00FE68B0" w:rsidRPr="00CE789D" w:rsidRDefault="00FE68B0" w:rsidP="00FE68B0">
            <w:pPr>
              <w:spacing w:line="276" w:lineRule="auto"/>
              <w:rPr>
                <w:rFonts w:ascii="Times New Roman" w:hAnsi="Times New Roman" w:cs="Times New Roman"/>
                <w:lang w:val="en-AU"/>
              </w:rPr>
            </w:pPr>
            <w:r w:rsidRPr="00374183">
              <w:rPr>
                <w:rFonts w:ascii="Times New Roman" w:hAnsi="Times New Roman" w:cs="Times New Roman"/>
                <w:b/>
                <w:i/>
                <w:iCs/>
                <w:lang w:val="vi-VN"/>
              </w:rPr>
              <w:t>Problem:</w:t>
            </w:r>
            <w:r w:rsidRPr="001530B2">
              <w:rPr>
                <w:rFonts w:ascii="Times New Roman" w:hAnsi="Times New Roman" w:cs="Times New Roman"/>
                <w:b/>
                <w:lang w:val="en-AU"/>
              </w:rPr>
              <w:t xml:space="preserve"> </w:t>
            </w:r>
            <w:r w:rsidRPr="00CE789D">
              <w:rPr>
                <w:rFonts w:ascii="Times New Roman" w:hAnsi="Times New Roman" w:cs="Times New Roman"/>
                <w:lang w:val="vi-VN"/>
              </w:rPr>
              <w:t>Duplicate labels/charges on retries.</w:t>
            </w:r>
          </w:p>
          <w:p w14:paraId="54B03855" w14:textId="77777777" w:rsidR="00FE68B0" w:rsidRPr="001E17A3" w:rsidRDefault="00FE68B0" w:rsidP="00FE68B0">
            <w:pPr>
              <w:spacing w:line="276" w:lineRule="auto"/>
              <w:rPr>
                <w:rFonts w:ascii="Times New Roman" w:hAnsi="Times New Roman" w:cs="Times New Roman"/>
                <w:lang w:val="en-AU"/>
              </w:rPr>
            </w:pPr>
          </w:p>
        </w:tc>
        <w:tc>
          <w:tcPr>
            <w:tcW w:w="4855" w:type="dxa"/>
          </w:tcPr>
          <w:p w14:paraId="076DF4B7" w14:textId="77777777" w:rsidR="00FE68B0" w:rsidRPr="00A46BAF" w:rsidRDefault="00FE68B0" w:rsidP="000943D0">
            <w:pPr>
              <w:pStyle w:val="ListParagraph"/>
              <w:numPr>
                <w:ilvl w:val="0"/>
                <w:numId w:val="10"/>
              </w:numPr>
              <w:spacing w:line="276" w:lineRule="auto"/>
              <w:rPr>
                <w:rFonts w:ascii="Times New Roman" w:hAnsi="Times New Roman" w:cs="Times New Roman"/>
                <w:lang w:val="vi-VN"/>
              </w:rPr>
            </w:pPr>
            <w:r w:rsidRPr="001530B2">
              <w:rPr>
                <w:rFonts w:ascii="Times New Roman" w:hAnsi="Times New Roman" w:cs="Times New Roman"/>
                <w:lang w:val="vi-VN"/>
              </w:rPr>
              <w:t>Two-</w:t>
            </w:r>
            <w:r w:rsidRPr="00CE789D">
              <w:rPr>
                <w:rFonts w:ascii="Times New Roman" w:hAnsi="Times New Roman" w:cs="Times New Roman"/>
                <w:lang w:val="vi-VN"/>
              </w:rPr>
              <w:t xml:space="preserve"> Idempotent label requests keyed by packageId</w:t>
            </w:r>
          </w:p>
          <w:p w14:paraId="2051D02C" w14:textId="77777777" w:rsidR="00FE68B0" w:rsidRPr="001E17A3" w:rsidRDefault="00FE68B0" w:rsidP="000943D0">
            <w:pPr>
              <w:pStyle w:val="ListParagraph"/>
              <w:numPr>
                <w:ilvl w:val="0"/>
                <w:numId w:val="10"/>
              </w:numPr>
              <w:spacing w:line="276" w:lineRule="auto"/>
              <w:rPr>
                <w:rFonts w:ascii="Times New Roman" w:hAnsi="Times New Roman" w:cs="Times New Roman"/>
                <w:lang w:val="vi-VN"/>
              </w:rPr>
            </w:pPr>
            <w:r>
              <w:rPr>
                <w:rFonts w:ascii="Times New Roman" w:hAnsi="Times New Roman" w:cs="Times New Roman"/>
                <w:lang w:val="en-AU"/>
              </w:rPr>
              <w:t>S</w:t>
            </w:r>
            <w:r w:rsidRPr="00CE789D">
              <w:rPr>
                <w:rFonts w:ascii="Times New Roman" w:hAnsi="Times New Roman" w:cs="Times New Roman"/>
                <w:lang w:val="vi-VN"/>
              </w:rPr>
              <w:t>tore PDF/PNG + metadata</w:t>
            </w:r>
            <w:r w:rsidRPr="001530B2">
              <w:rPr>
                <w:rFonts w:ascii="Times New Roman" w:hAnsi="Times New Roman" w:cs="Times New Roman"/>
                <w:lang w:val="vi-VN"/>
              </w:rPr>
              <w:t xml:space="preserve"> </w:t>
            </w:r>
          </w:p>
          <w:p w14:paraId="7DABEA98" w14:textId="77777777" w:rsidR="00FE68B0" w:rsidRPr="00A46BAF" w:rsidRDefault="00FE68B0" w:rsidP="000943D0">
            <w:pPr>
              <w:pStyle w:val="ListParagraph"/>
              <w:numPr>
                <w:ilvl w:val="0"/>
                <w:numId w:val="10"/>
              </w:numPr>
              <w:spacing w:line="276" w:lineRule="auto"/>
              <w:rPr>
                <w:rFonts w:ascii="Times New Roman" w:hAnsi="Times New Roman" w:cs="Times New Roman"/>
                <w:lang w:val="vi-VN"/>
              </w:rPr>
            </w:pPr>
            <w:r>
              <w:rPr>
                <w:rFonts w:ascii="Times New Roman" w:hAnsi="Times New Roman" w:cs="Times New Roman"/>
                <w:lang w:val="en-AU"/>
              </w:rPr>
              <w:t>E</w:t>
            </w:r>
            <w:r w:rsidRPr="001E17A3">
              <w:rPr>
                <w:rFonts w:ascii="Times New Roman" w:hAnsi="Times New Roman" w:cs="Times New Roman"/>
                <w:lang w:val="vi-VN"/>
              </w:rPr>
              <w:t>nd-of-day manifest creation per carrier</w:t>
            </w:r>
            <w:r w:rsidRPr="001E17A3">
              <w:rPr>
                <w:rFonts w:ascii="Times New Roman" w:hAnsi="Times New Roman" w:cs="Times New Roman" w:hint="eastAsia"/>
                <w:lang w:val="vi-VN"/>
              </w:rPr>
              <w:t xml:space="preserve"> </w:t>
            </w:r>
          </w:p>
        </w:tc>
      </w:tr>
      <w:tr w:rsidR="00FE68B0" w:rsidRPr="00A46BAF" w14:paraId="1275FDDE" w14:textId="77777777" w:rsidTr="0098786A">
        <w:trPr>
          <w:trHeight w:val="683"/>
        </w:trPr>
        <w:tc>
          <w:tcPr>
            <w:tcW w:w="9350" w:type="dxa"/>
            <w:gridSpan w:val="2"/>
            <w:shd w:val="clear" w:color="auto" w:fill="C1E4F5" w:themeFill="accent1" w:themeFillTint="33"/>
            <w:vAlign w:val="center"/>
          </w:tcPr>
          <w:p w14:paraId="7163886F" w14:textId="77777777" w:rsidR="00FE68B0" w:rsidRPr="0098786A" w:rsidRDefault="00FE68B0" w:rsidP="0098786A">
            <w:pPr>
              <w:spacing w:line="276" w:lineRule="auto"/>
              <w:jc w:val="center"/>
              <w:rPr>
                <w:rFonts w:ascii="Times New Roman" w:hAnsi="Times New Roman" w:cs="Times New Roman"/>
                <w:b/>
                <w:bCs/>
                <w:lang w:val="vi-VN"/>
              </w:rPr>
            </w:pPr>
            <w:r w:rsidRPr="0098786A">
              <w:rPr>
                <w:rFonts w:ascii="Times New Roman" w:hAnsi="Times New Roman" w:cs="Times New Roman"/>
                <w:b/>
                <w:bCs/>
              </w:rPr>
              <w:t>Variant</w:t>
            </w:r>
          </w:p>
        </w:tc>
      </w:tr>
      <w:tr w:rsidR="00FE68B0" w:rsidRPr="00A46BAF" w14:paraId="3E98F5F8" w14:textId="77777777" w:rsidTr="00374183">
        <w:trPr>
          <w:trHeight w:val="710"/>
        </w:trPr>
        <w:tc>
          <w:tcPr>
            <w:tcW w:w="4495" w:type="dxa"/>
          </w:tcPr>
          <w:p w14:paraId="5398E492" w14:textId="19E0D007" w:rsidR="00FE68B0" w:rsidRPr="00A46BAF" w:rsidRDefault="00FE68B0" w:rsidP="00FE68B0">
            <w:pPr>
              <w:spacing w:line="276" w:lineRule="auto"/>
              <w:rPr>
                <w:rFonts w:ascii="Times New Roman" w:hAnsi="Times New Roman" w:cs="Times New Roman"/>
                <w:lang w:val="vi-VN"/>
              </w:rPr>
            </w:pPr>
            <w:r>
              <w:rPr>
                <w:rFonts w:ascii="Times New Roman" w:hAnsi="Times New Roman" w:cs="Times New Roman"/>
                <w:lang w:val="en-AU"/>
              </w:rPr>
              <w:t>1</w:t>
            </w:r>
            <w:r w:rsidRPr="00A46BAF">
              <w:rPr>
                <w:rFonts w:ascii="Times New Roman" w:hAnsi="Times New Roman" w:cs="Times New Roman"/>
                <w:lang w:val="vi-VN"/>
              </w:rPr>
              <w:t xml:space="preserve">a. </w:t>
            </w:r>
            <w:proofErr w:type="gramStart"/>
            <w:r w:rsidR="00517323">
              <w:rPr>
                <w:rFonts w:ascii="Times New Roman" w:hAnsi="Times New Roman" w:cs="Times New Roman"/>
              </w:rPr>
              <w:t>M</w:t>
            </w:r>
            <w:r w:rsidR="00374183" w:rsidRPr="00434879">
              <w:rPr>
                <w:rFonts w:ascii="Times New Roman" w:hAnsi="Times New Roman" w:cs="Times New Roman"/>
              </w:rPr>
              <w:t>ulti-parcel</w:t>
            </w:r>
            <w:proofErr w:type="gramEnd"/>
            <w:r w:rsidRPr="00434879">
              <w:rPr>
                <w:rFonts w:ascii="Times New Roman" w:hAnsi="Times New Roman" w:cs="Times New Roman"/>
              </w:rPr>
              <w:t xml:space="preserve"> orders</w:t>
            </w:r>
          </w:p>
        </w:tc>
        <w:tc>
          <w:tcPr>
            <w:tcW w:w="4855" w:type="dxa"/>
          </w:tcPr>
          <w:p w14:paraId="2B859459" w14:textId="4B4631A8" w:rsidR="00FE68B0" w:rsidRPr="00A46BAF" w:rsidRDefault="00FE68B0" w:rsidP="000943D0">
            <w:pPr>
              <w:pStyle w:val="ListParagraph"/>
              <w:numPr>
                <w:ilvl w:val="0"/>
                <w:numId w:val="11"/>
              </w:numPr>
              <w:spacing w:line="276" w:lineRule="auto"/>
              <w:rPr>
                <w:rFonts w:ascii="Times New Roman" w:hAnsi="Times New Roman" w:cs="Times New Roman"/>
                <w:lang w:val="vi-VN"/>
              </w:rPr>
            </w:pPr>
            <w:r w:rsidRPr="0015774C">
              <w:rPr>
                <w:rFonts w:ascii="Times New Roman" w:hAnsi="Times New Roman" w:cs="Times New Roman"/>
              </w:rPr>
              <w:t>Multiple package</w:t>
            </w:r>
            <w:r w:rsidR="00374183">
              <w:rPr>
                <w:rFonts w:ascii="Times New Roman" w:hAnsi="Times New Roman" w:cs="Times New Roman"/>
              </w:rPr>
              <w:t xml:space="preserve"> </w:t>
            </w:r>
            <w:r w:rsidRPr="0015774C">
              <w:rPr>
                <w:rFonts w:ascii="Times New Roman" w:hAnsi="Times New Roman" w:cs="Times New Roman"/>
              </w:rPr>
              <w:t>I</w:t>
            </w:r>
            <w:r w:rsidR="00374183">
              <w:rPr>
                <w:rFonts w:ascii="Times New Roman" w:hAnsi="Times New Roman" w:cs="Times New Roman"/>
              </w:rPr>
              <w:t>D</w:t>
            </w:r>
            <w:r w:rsidRPr="0015774C">
              <w:rPr>
                <w:rFonts w:ascii="Times New Roman" w:hAnsi="Times New Roman" w:cs="Times New Roman"/>
              </w:rPr>
              <w:t>s under one order</w:t>
            </w:r>
            <w:r w:rsidR="00374183">
              <w:rPr>
                <w:rFonts w:ascii="Times New Roman" w:hAnsi="Times New Roman" w:cs="Times New Roman"/>
              </w:rPr>
              <w:t xml:space="preserve"> </w:t>
            </w:r>
            <w:r w:rsidRPr="0015774C">
              <w:rPr>
                <w:rFonts w:ascii="Times New Roman" w:hAnsi="Times New Roman" w:cs="Times New Roman"/>
              </w:rPr>
              <w:t>I</w:t>
            </w:r>
            <w:r w:rsidR="00374183">
              <w:rPr>
                <w:rFonts w:ascii="Times New Roman" w:hAnsi="Times New Roman" w:cs="Times New Roman"/>
              </w:rPr>
              <w:t>D.</w:t>
            </w:r>
          </w:p>
        </w:tc>
      </w:tr>
      <w:tr w:rsidR="00FE68B0" w:rsidRPr="00A46BAF" w14:paraId="2D57E554" w14:textId="77777777" w:rsidTr="00374183">
        <w:trPr>
          <w:trHeight w:val="719"/>
        </w:trPr>
        <w:tc>
          <w:tcPr>
            <w:tcW w:w="4495" w:type="dxa"/>
          </w:tcPr>
          <w:p w14:paraId="0D210A8E" w14:textId="11101574" w:rsidR="00FE68B0" w:rsidRPr="00A46BAF" w:rsidRDefault="00FE68B0" w:rsidP="00FE68B0">
            <w:pPr>
              <w:spacing w:line="276" w:lineRule="auto"/>
              <w:rPr>
                <w:rFonts w:ascii="Times New Roman" w:hAnsi="Times New Roman" w:cs="Times New Roman"/>
                <w:lang w:val="vi-VN"/>
              </w:rPr>
            </w:pPr>
            <w:r>
              <w:rPr>
                <w:rFonts w:ascii="Times New Roman" w:hAnsi="Times New Roman" w:cs="Times New Roman"/>
                <w:lang w:val="en-AU"/>
              </w:rPr>
              <w:t>2</w:t>
            </w:r>
            <w:r w:rsidR="0007285A">
              <w:rPr>
                <w:rFonts w:ascii="Times New Roman" w:hAnsi="Times New Roman" w:cs="Times New Roman"/>
                <w:lang w:val="en-AU"/>
              </w:rPr>
              <w:t>a</w:t>
            </w:r>
            <w:r w:rsidRPr="00A46BAF">
              <w:rPr>
                <w:rFonts w:ascii="Times New Roman" w:hAnsi="Times New Roman" w:cs="Times New Roman"/>
                <w:lang w:val="vi-VN"/>
              </w:rPr>
              <w:t xml:space="preserve">. </w:t>
            </w:r>
            <w:r w:rsidRPr="002D118D">
              <w:rPr>
                <w:rFonts w:ascii="Times New Roman" w:hAnsi="Times New Roman" w:cs="Times New Roman"/>
              </w:rPr>
              <w:t>Oversize/perishable items</w:t>
            </w:r>
          </w:p>
        </w:tc>
        <w:tc>
          <w:tcPr>
            <w:tcW w:w="4855" w:type="dxa"/>
          </w:tcPr>
          <w:p w14:paraId="479EACCC" w14:textId="77777777" w:rsidR="00FE68B0" w:rsidRPr="00A46BAF" w:rsidRDefault="00FE68B0" w:rsidP="000943D0">
            <w:pPr>
              <w:pStyle w:val="ListParagraph"/>
              <w:numPr>
                <w:ilvl w:val="0"/>
                <w:numId w:val="7"/>
              </w:numPr>
              <w:spacing w:line="276" w:lineRule="auto"/>
              <w:rPr>
                <w:rFonts w:ascii="Times New Roman" w:hAnsi="Times New Roman" w:cs="Times New Roman"/>
                <w:lang w:val="vi-VN"/>
              </w:rPr>
            </w:pPr>
            <w:r>
              <w:rPr>
                <w:rFonts w:ascii="Times New Roman" w:hAnsi="Times New Roman" w:cs="Times New Roman"/>
              </w:rPr>
              <w:t>A</w:t>
            </w:r>
            <w:r w:rsidRPr="002D118D">
              <w:rPr>
                <w:rFonts w:ascii="Times New Roman" w:hAnsi="Times New Roman" w:cs="Times New Roman"/>
              </w:rPr>
              <w:t>lternate templates or skip consolidation.</w:t>
            </w:r>
          </w:p>
        </w:tc>
      </w:tr>
    </w:tbl>
    <w:p w14:paraId="63777F9F" w14:textId="77777777" w:rsidR="004D521E" w:rsidRPr="009C18DA" w:rsidRDefault="004D521E" w:rsidP="004D521E">
      <w:pPr>
        <w:rPr>
          <w:rFonts w:ascii="Times New Roman" w:hAnsi="Times New Roman" w:cs="Times New Roman"/>
          <w:b/>
          <w:sz w:val="36"/>
          <w:szCs w:val="36"/>
          <w:lang w:val="vi-VN"/>
        </w:rPr>
      </w:pPr>
    </w:p>
    <w:p w14:paraId="33B1F127" w14:textId="77777777" w:rsidR="007E73AB" w:rsidRDefault="007E73AB">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7A79D27F" w14:textId="6DAEF974" w:rsidR="007C2C3E" w:rsidRPr="009C18DA" w:rsidRDefault="004D521E" w:rsidP="000943D0">
      <w:pPr>
        <w:pStyle w:val="Heading2"/>
        <w:numPr>
          <w:ilvl w:val="0"/>
          <w:numId w:val="95"/>
        </w:numPr>
        <w:rPr>
          <w:rFonts w:ascii="Times New Roman" w:hAnsi="Times New Roman" w:cs="Times New Roman"/>
          <w:b/>
          <w:color w:val="auto"/>
          <w:sz w:val="36"/>
          <w:szCs w:val="36"/>
        </w:rPr>
      </w:pPr>
      <w:bookmarkStart w:id="19" w:name="_Toc208537302"/>
      <w:r w:rsidRPr="004D521E">
        <w:rPr>
          <w:rFonts w:ascii="Times New Roman" w:hAnsi="Times New Roman" w:cs="Times New Roman"/>
          <w:b/>
          <w:bCs/>
          <w:color w:val="auto"/>
          <w:sz w:val="36"/>
          <w:szCs w:val="36"/>
        </w:rPr>
        <w:lastRenderedPageBreak/>
        <w:t>Shipment</w:t>
      </w:r>
      <w:bookmarkEnd w:id="19"/>
    </w:p>
    <w:tbl>
      <w:tblPr>
        <w:tblStyle w:val="TableGrid"/>
        <w:tblW w:w="0" w:type="auto"/>
        <w:tblLook w:val="04A0" w:firstRow="1" w:lastRow="0" w:firstColumn="1" w:lastColumn="0" w:noHBand="0" w:noVBand="1"/>
      </w:tblPr>
      <w:tblGrid>
        <w:gridCol w:w="4495"/>
        <w:gridCol w:w="4855"/>
      </w:tblGrid>
      <w:tr w:rsidR="0098786A" w:rsidRPr="00A46BAF" w14:paraId="7065D1D9" w14:textId="77777777" w:rsidTr="0098786A">
        <w:trPr>
          <w:trHeight w:val="791"/>
        </w:trPr>
        <w:tc>
          <w:tcPr>
            <w:tcW w:w="9350" w:type="dxa"/>
            <w:gridSpan w:val="2"/>
            <w:shd w:val="clear" w:color="auto" w:fill="C1E4F5" w:themeFill="accent1" w:themeFillTint="33"/>
            <w:vAlign w:val="center"/>
          </w:tcPr>
          <w:p w14:paraId="26D910CA" w14:textId="14AAEA01" w:rsidR="0098786A" w:rsidRPr="0098786A" w:rsidRDefault="0098786A" w:rsidP="0098786A">
            <w:pPr>
              <w:spacing w:line="300" w:lineRule="auto"/>
              <w:jc w:val="center"/>
              <w:rPr>
                <w:rFonts w:ascii="Times New Roman" w:hAnsi="Times New Roman" w:cs="Times New Roman"/>
                <w:b/>
              </w:rPr>
            </w:pPr>
            <w:r w:rsidRPr="00A46BAF">
              <w:rPr>
                <w:rFonts w:ascii="Times New Roman" w:hAnsi="Times New Roman" w:cs="Times New Roman"/>
                <w:b/>
              </w:rPr>
              <w:t>Task</w:t>
            </w:r>
            <w:r>
              <w:rPr>
                <w:rFonts w:ascii="Times New Roman" w:hAnsi="Times New Roman" w:cs="Times New Roman"/>
                <w:b/>
              </w:rPr>
              <w:t xml:space="preserve"> – </w:t>
            </w:r>
            <w:r w:rsidRPr="00DB23C4">
              <w:rPr>
                <w:rFonts w:ascii="Times New Roman" w:hAnsi="Times New Roman" w:cs="Times New Roman"/>
                <w:b/>
                <w:lang w:val="vi-VN"/>
              </w:rPr>
              <w:t>Shipment</w:t>
            </w:r>
          </w:p>
        </w:tc>
      </w:tr>
      <w:tr w:rsidR="0098786A" w:rsidRPr="00A46BAF" w14:paraId="1C22C297" w14:textId="77777777">
        <w:tc>
          <w:tcPr>
            <w:tcW w:w="4495" w:type="dxa"/>
            <w:vAlign w:val="center"/>
          </w:tcPr>
          <w:p w14:paraId="0D306214" w14:textId="77777777" w:rsidR="0098786A" w:rsidRPr="00746E58" w:rsidRDefault="0098786A">
            <w:pPr>
              <w:spacing w:line="300" w:lineRule="auto"/>
              <w:jc w:val="center"/>
              <w:rPr>
                <w:rFonts w:ascii="Times New Roman" w:hAnsi="Times New Roman" w:cs="Times New Roman"/>
                <w:b/>
              </w:rPr>
            </w:pPr>
            <w:r w:rsidRPr="00746E58">
              <w:rPr>
                <w:rFonts w:ascii="Times New Roman" w:hAnsi="Times New Roman" w:cs="Times New Roman"/>
                <w:b/>
                <w:lang w:val="vi-VN"/>
              </w:rPr>
              <w:t>Purpose</w:t>
            </w:r>
          </w:p>
        </w:tc>
        <w:tc>
          <w:tcPr>
            <w:tcW w:w="4855" w:type="dxa"/>
          </w:tcPr>
          <w:p w14:paraId="142F507E" w14:textId="77777777" w:rsidR="0098786A" w:rsidRPr="00B72AB2" w:rsidRDefault="0098786A" w:rsidP="000943D0">
            <w:pPr>
              <w:pStyle w:val="ListParagraph"/>
              <w:numPr>
                <w:ilvl w:val="0"/>
                <w:numId w:val="65"/>
              </w:numPr>
              <w:spacing w:line="300" w:lineRule="auto"/>
              <w:rPr>
                <w:rFonts w:ascii="Times New Roman" w:hAnsi="Times New Roman" w:cs="Times New Roman"/>
                <w:lang w:val="vi-VN"/>
              </w:rPr>
            </w:pPr>
            <w:r w:rsidRPr="00397167">
              <w:rPr>
                <w:rFonts w:ascii="Times New Roman" w:hAnsi="Times New Roman" w:cs="Times New Roman"/>
                <w:lang w:val="vi-VN"/>
              </w:rPr>
              <w:t>Orchestrate the software workflow that prepares confirmed orders for dispatch (generate packaging jobs, rules-driven packing instructions, labels, and state transitions)</w:t>
            </w:r>
          </w:p>
          <w:p w14:paraId="762FA03A" w14:textId="77777777" w:rsidR="0098786A" w:rsidRPr="003F6362" w:rsidRDefault="0098786A" w:rsidP="000943D0">
            <w:pPr>
              <w:pStyle w:val="ListParagraph"/>
              <w:numPr>
                <w:ilvl w:val="0"/>
                <w:numId w:val="65"/>
              </w:numPr>
              <w:spacing w:line="300" w:lineRule="auto"/>
              <w:rPr>
                <w:rFonts w:ascii="Times New Roman" w:hAnsi="Times New Roman" w:cs="Times New Roman"/>
              </w:rPr>
            </w:pPr>
            <w:r w:rsidRPr="003F6362">
              <w:rPr>
                <w:rFonts w:ascii="Times New Roman" w:hAnsi="Times New Roman" w:cs="Times New Roman"/>
                <w:lang w:val="vi-VN"/>
              </w:rPr>
              <w:t>Ensure data consistency between Order, Inventory, Packaging, and Shipping components.</w:t>
            </w:r>
          </w:p>
        </w:tc>
      </w:tr>
      <w:tr w:rsidR="0098786A" w:rsidRPr="00A46BAF" w14:paraId="42E5041E" w14:textId="77777777">
        <w:tc>
          <w:tcPr>
            <w:tcW w:w="4495" w:type="dxa"/>
            <w:vAlign w:val="center"/>
          </w:tcPr>
          <w:p w14:paraId="7C8FD585" w14:textId="77777777" w:rsidR="0098786A" w:rsidRPr="00746E58" w:rsidRDefault="0098786A">
            <w:pPr>
              <w:spacing w:line="300" w:lineRule="auto"/>
              <w:jc w:val="center"/>
              <w:rPr>
                <w:rFonts w:ascii="Times New Roman" w:hAnsi="Times New Roman" w:cs="Times New Roman"/>
                <w:b/>
                <w:lang w:val="vi-VN"/>
              </w:rPr>
            </w:pPr>
            <w:r w:rsidRPr="00746E58">
              <w:rPr>
                <w:rFonts w:ascii="Times New Roman" w:hAnsi="Times New Roman" w:cs="Times New Roman"/>
                <w:b/>
              </w:rPr>
              <w:t>Trigger</w:t>
            </w:r>
            <w:r w:rsidRPr="00746E58">
              <w:rPr>
                <w:rFonts w:ascii="Times New Roman" w:hAnsi="Times New Roman" w:cs="Times New Roman"/>
                <w:b/>
                <w:lang w:val="vi-VN"/>
              </w:rPr>
              <w:t>/Precondition</w:t>
            </w:r>
          </w:p>
        </w:tc>
        <w:tc>
          <w:tcPr>
            <w:tcW w:w="4855" w:type="dxa"/>
          </w:tcPr>
          <w:p w14:paraId="34FF5823" w14:textId="77777777" w:rsidR="0098786A" w:rsidRPr="00D902D7" w:rsidRDefault="0098786A">
            <w:pPr>
              <w:spacing w:line="300" w:lineRule="auto"/>
              <w:rPr>
                <w:rFonts w:ascii="Times New Roman" w:hAnsi="Times New Roman" w:cs="Times New Roman"/>
                <w:lang w:val="vi-VN"/>
              </w:rPr>
            </w:pPr>
            <w:r w:rsidRPr="00D902D7">
              <w:rPr>
                <w:rFonts w:ascii="Times New Roman" w:hAnsi="Times New Roman" w:cs="Times New Roman"/>
                <w:lang w:val="vi-VN"/>
              </w:rPr>
              <w:t>Order status = Paid/Confirmed and inventory reserved; checkout completed.</w:t>
            </w:r>
          </w:p>
        </w:tc>
      </w:tr>
      <w:tr w:rsidR="0098786A" w:rsidRPr="00A46BAF" w14:paraId="43237CB7" w14:textId="77777777">
        <w:tc>
          <w:tcPr>
            <w:tcW w:w="4495" w:type="dxa"/>
            <w:vAlign w:val="center"/>
          </w:tcPr>
          <w:p w14:paraId="66DBBEB9" w14:textId="77777777" w:rsidR="0098786A" w:rsidRPr="00746E58" w:rsidRDefault="0098786A">
            <w:pPr>
              <w:spacing w:line="300" w:lineRule="auto"/>
              <w:jc w:val="center"/>
              <w:rPr>
                <w:rFonts w:ascii="Times New Roman" w:hAnsi="Times New Roman" w:cs="Times New Roman"/>
                <w:b/>
              </w:rPr>
            </w:pPr>
            <w:r w:rsidRPr="00746E58">
              <w:rPr>
                <w:rFonts w:ascii="Times New Roman" w:hAnsi="Times New Roman" w:cs="Times New Roman"/>
                <w:b/>
              </w:rPr>
              <w:t>Frequency</w:t>
            </w:r>
          </w:p>
        </w:tc>
        <w:tc>
          <w:tcPr>
            <w:tcW w:w="4855" w:type="dxa"/>
          </w:tcPr>
          <w:p w14:paraId="1730B885" w14:textId="77777777" w:rsidR="0098786A" w:rsidRPr="00A46BAF" w:rsidRDefault="0098786A">
            <w:pPr>
              <w:spacing w:line="300" w:lineRule="auto"/>
              <w:rPr>
                <w:rFonts w:ascii="Times New Roman" w:hAnsi="Times New Roman" w:cs="Times New Roman"/>
                <w:lang w:val="vi-VN"/>
              </w:rPr>
            </w:pPr>
            <w:r w:rsidRPr="002B6385">
              <w:rPr>
                <w:rFonts w:ascii="Times New Roman" w:hAnsi="Times New Roman" w:cs="Times New Roman"/>
                <w:lang w:val="vi-VN"/>
              </w:rPr>
              <w:t>Once per order; multi-parcel orders may create multiple packaging jobs.</w:t>
            </w:r>
          </w:p>
        </w:tc>
      </w:tr>
      <w:tr w:rsidR="0098786A" w:rsidRPr="00A46BAF" w14:paraId="43F66C79" w14:textId="77777777">
        <w:tc>
          <w:tcPr>
            <w:tcW w:w="4495" w:type="dxa"/>
            <w:vAlign w:val="center"/>
          </w:tcPr>
          <w:p w14:paraId="43744D60" w14:textId="77777777" w:rsidR="0098786A" w:rsidRPr="00746E58" w:rsidRDefault="0098786A">
            <w:pPr>
              <w:spacing w:line="300" w:lineRule="auto"/>
              <w:jc w:val="center"/>
              <w:rPr>
                <w:rFonts w:ascii="Times New Roman" w:hAnsi="Times New Roman" w:cs="Times New Roman"/>
                <w:b/>
              </w:rPr>
            </w:pPr>
            <w:r w:rsidRPr="00746E58">
              <w:rPr>
                <w:rFonts w:ascii="Times New Roman" w:hAnsi="Times New Roman" w:cs="Times New Roman"/>
                <w:b/>
              </w:rPr>
              <w:t>Critical</w:t>
            </w:r>
          </w:p>
        </w:tc>
        <w:tc>
          <w:tcPr>
            <w:tcW w:w="4855" w:type="dxa"/>
          </w:tcPr>
          <w:p w14:paraId="5FC92DFF" w14:textId="77777777" w:rsidR="0098786A" w:rsidRPr="00A46BAF" w:rsidRDefault="0098786A">
            <w:pPr>
              <w:spacing w:line="300" w:lineRule="auto"/>
              <w:rPr>
                <w:rFonts w:ascii="Times New Roman" w:hAnsi="Times New Roman" w:cs="Times New Roman"/>
                <w:lang w:val="vi-VN"/>
              </w:rPr>
            </w:pPr>
            <w:r w:rsidRPr="00E76BD6">
              <w:rPr>
                <w:rFonts w:ascii="Times New Roman" w:hAnsi="Times New Roman" w:cs="Times New Roman"/>
                <w:lang w:val="vi-VN"/>
              </w:rPr>
              <w:t>Duplicate/partial packaging jobs from retries or timeouts</w:t>
            </w:r>
          </w:p>
        </w:tc>
      </w:tr>
      <w:tr w:rsidR="0098786A" w:rsidRPr="00A46BAF" w14:paraId="57DF2318" w14:textId="77777777">
        <w:tc>
          <w:tcPr>
            <w:tcW w:w="4495" w:type="dxa"/>
            <w:vAlign w:val="center"/>
          </w:tcPr>
          <w:p w14:paraId="5FAC39D1" w14:textId="77777777" w:rsidR="0098786A" w:rsidRPr="00746E58" w:rsidRDefault="0098786A">
            <w:pPr>
              <w:spacing w:line="300" w:lineRule="auto"/>
              <w:jc w:val="center"/>
              <w:rPr>
                <w:rFonts w:ascii="Times New Roman" w:hAnsi="Times New Roman" w:cs="Times New Roman"/>
                <w:b/>
                <w:lang w:val="vi-VN"/>
              </w:rPr>
            </w:pPr>
            <w:r w:rsidRPr="00746E58">
              <w:rPr>
                <w:rFonts w:ascii="Times New Roman" w:hAnsi="Times New Roman" w:cs="Times New Roman"/>
                <w:b/>
              </w:rPr>
              <w:t>Work</w:t>
            </w:r>
            <w:r w:rsidRPr="00746E58">
              <w:rPr>
                <w:rFonts w:ascii="Times New Roman" w:hAnsi="Times New Roman" w:cs="Times New Roman"/>
                <w:b/>
                <w:lang w:val="vi-VN"/>
              </w:rPr>
              <w:t xml:space="preserve"> Area</w:t>
            </w:r>
          </w:p>
        </w:tc>
        <w:tc>
          <w:tcPr>
            <w:tcW w:w="4855" w:type="dxa"/>
          </w:tcPr>
          <w:p w14:paraId="6D32FB49" w14:textId="77777777" w:rsidR="0098786A" w:rsidRPr="00A46BAF" w:rsidRDefault="0098786A">
            <w:pPr>
              <w:spacing w:line="300" w:lineRule="auto"/>
              <w:rPr>
                <w:rFonts w:ascii="Times New Roman" w:hAnsi="Times New Roman" w:cs="Times New Roman"/>
                <w:lang w:val="vi-VN"/>
              </w:rPr>
            </w:pPr>
            <w:r w:rsidRPr="00CD2F72">
              <w:rPr>
                <w:rFonts w:ascii="Times New Roman" w:hAnsi="Times New Roman" w:cs="Times New Roman"/>
                <w:lang w:val="vi-VN"/>
              </w:rPr>
              <w:t>Backend services: Packaging Service, Order Service, Inventory Service, Event Bus</w:t>
            </w:r>
          </w:p>
        </w:tc>
      </w:tr>
      <w:tr w:rsidR="0098786A" w:rsidRPr="00A46BAF" w14:paraId="44367B57" w14:textId="77777777" w:rsidTr="0098786A">
        <w:trPr>
          <w:trHeight w:val="674"/>
        </w:trPr>
        <w:tc>
          <w:tcPr>
            <w:tcW w:w="4495" w:type="dxa"/>
            <w:shd w:val="clear" w:color="auto" w:fill="C1E4F5" w:themeFill="accent1" w:themeFillTint="33"/>
            <w:vAlign w:val="center"/>
          </w:tcPr>
          <w:p w14:paraId="26522810" w14:textId="77777777" w:rsidR="0098786A" w:rsidRPr="0098786A" w:rsidRDefault="0098786A" w:rsidP="0098786A">
            <w:pPr>
              <w:spacing w:line="300" w:lineRule="auto"/>
              <w:jc w:val="center"/>
              <w:rPr>
                <w:rFonts w:ascii="Times New Roman" w:hAnsi="Times New Roman" w:cs="Times New Roman"/>
                <w:b/>
                <w:bCs/>
                <w:lang w:val="vi-VN"/>
              </w:rPr>
            </w:pPr>
            <w:r w:rsidRPr="0098786A">
              <w:rPr>
                <w:rFonts w:ascii="Times New Roman" w:hAnsi="Times New Roman" w:cs="Times New Roman"/>
                <w:b/>
                <w:bCs/>
              </w:rPr>
              <w:t>Sub</w:t>
            </w:r>
            <w:r w:rsidRPr="0098786A">
              <w:rPr>
                <w:rFonts w:ascii="Times New Roman" w:hAnsi="Times New Roman" w:cs="Times New Roman"/>
                <w:b/>
                <w:bCs/>
                <w:lang w:val="vi-VN"/>
              </w:rPr>
              <w:t>-</w:t>
            </w:r>
            <w:r w:rsidRPr="0098786A">
              <w:rPr>
                <w:rFonts w:ascii="Times New Roman" w:hAnsi="Times New Roman" w:cs="Times New Roman"/>
                <w:b/>
                <w:bCs/>
              </w:rPr>
              <w:t>Task</w:t>
            </w:r>
          </w:p>
        </w:tc>
        <w:tc>
          <w:tcPr>
            <w:tcW w:w="4855" w:type="dxa"/>
            <w:shd w:val="clear" w:color="auto" w:fill="C1E4F5" w:themeFill="accent1" w:themeFillTint="33"/>
            <w:vAlign w:val="center"/>
          </w:tcPr>
          <w:p w14:paraId="38D7A735" w14:textId="77777777" w:rsidR="0098786A" w:rsidRPr="0098786A" w:rsidRDefault="0098786A" w:rsidP="0098786A">
            <w:pPr>
              <w:spacing w:line="300" w:lineRule="auto"/>
              <w:jc w:val="center"/>
              <w:rPr>
                <w:rFonts w:ascii="Times New Roman" w:hAnsi="Times New Roman" w:cs="Times New Roman"/>
                <w:b/>
                <w:bCs/>
                <w:lang w:val="vi-VN"/>
              </w:rPr>
            </w:pPr>
            <w:r w:rsidRPr="0098786A">
              <w:rPr>
                <w:rFonts w:ascii="Times New Roman" w:hAnsi="Times New Roman" w:cs="Times New Roman"/>
                <w:b/>
                <w:bCs/>
                <w:lang w:val="vi-VN"/>
              </w:rPr>
              <w:t>Example Solution</w:t>
            </w:r>
          </w:p>
        </w:tc>
      </w:tr>
      <w:tr w:rsidR="0098786A" w:rsidRPr="00A46BAF" w14:paraId="3A88EB9B" w14:textId="77777777">
        <w:tc>
          <w:tcPr>
            <w:tcW w:w="4495" w:type="dxa"/>
          </w:tcPr>
          <w:p w14:paraId="79267F56" w14:textId="4831BBF9" w:rsidR="0098786A" w:rsidRPr="0098786A" w:rsidRDefault="0098786A" w:rsidP="000943D0">
            <w:pPr>
              <w:pStyle w:val="ListParagraph"/>
              <w:numPr>
                <w:ilvl w:val="0"/>
                <w:numId w:val="84"/>
              </w:numPr>
              <w:spacing w:line="300" w:lineRule="auto"/>
              <w:rPr>
                <w:rFonts w:ascii="Times New Roman" w:hAnsi="Times New Roman" w:cs="Times New Roman"/>
                <w:lang w:val="vi-VN"/>
              </w:rPr>
            </w:pPr>
            <w:r w:rsidRPr="0098786A">
              <w:rPr>
                <w:rFonts w:ascii="Times New Roman" w:hAnsi="Times New Roman" w:cs="Times New Roman"/>
                <w:lang w:val="vi-VN"/>
              </w:rPr>
              <w:t>Determine packaging rules</w:t>
            </w:r>
          </w:p>
          <w:p w14:paraId="54EFF210" w14:textId="77777777" w:rsidR="0098786A" w:rsidRPr="00BF1A04" w:rsidRDefault="0098786A">
            <w:pPr>
              <w:pStyle w:val="ListParagraph"/>
              <w:spacing w:line="300" w:lineRule="auto"/>
              <w:rPr>
                <w:rStyle w:val="Strong"/>
                <w:rFonts w:ascii="Times New Roman" w:hAnsi="Times New Roman" w:cs="Times New Roman"/>
                <w:b w:val="0"/>
                <w:bCs w:val="0"/>
                <w:lang w:val="en-AU"/>
              </w:rPr>
            </w:pPr>
          </w:p>
          <w:p w14:paraId="2FA223B5" w14:textId="77777777" w:rsidR="005B3E1A" w:rsidRDefault="005B3E1A">
            <w:pPr>
              <w:spacing w:line="300" w:lineRule="auto"/>
              <w:rPr>
                <w:rFonts w:ascii="Times New Roman" w:hAnsi="Times New Roman" w:cs="Times New Roman"/>
                <w:b/>
              </w:rPr>
            </w:pPr>
          </w:p>
          <w:p w14:paraId="1FA0DEEF" w14:textId="77777777" w:rsidR="005B3E1A" w:rsidRDefault="005B3E1A">
            <w:pPr>
              <w:spacing w:line="300" w:lineRule="auto"/>
              <w:rPr>
                <w:rFonts w:ascii="Times New Roman" w:hAnsi="Times New Roman" w:cs="Times New Roman"/>
                <w:b/>
              </w:rPr>
            </w:pPr>
          </w:p>
          <w:p w14:paraId="553C384F" w14:textId="77777777" w:rsidR="005B3E1A" w:rsidRDefault="005B3E1A">
            <w:pPr>
              <w:spacing w:line="300" w:lineRule="auto"/>
              <w:rPr>
                <w:rFonts w:ascii="Times New Roman" w:hAnsi="Times New Roman" w:cs="Times New Roman"/>
                <w:b/>
              </w:rPr>
            </w:pPr>
          </w:p>
          <w:p w14:paraId="14263857" w14:textId="77777777" w:rsidR="0098786A" w:rsidRPr="00A46BAF" w:rsidRDefault="0098786A">
            <w:pPr>
              <w:spacing w:line="300" w:lineRule="auto"/>
              <w:rPr>
                <w:rFonts w:ascii="Times New Roman" w:hAnsi="Times New Roman" w:cs="Times New Roman"/>
                <w:lang w:val="vi-VN"/>
              </w:rPr>
            </w:pPr>
            <w:r w:rsidRPr="005B3E1A">
              <w:rPr>
                <w:rFonts w:ascii="Times New Roman" w:hAnsi="Times New Roman" w:cs="Times New Roman"/>
                <w:b/>
                <w:i/>
                <w:iCs/>
                <w:lang w:val="vi-VN"/>
              </w:rPr>
              <w:t>Problem:</w:t>
            </w:r>
            <w:r w:rsidRPr="00BF1A04">
              <w:rPr>
                <w:rStyle w:val="apple-converted-space"/>
                <w:rFonts w:ascii="-webkit-standard" w:hAnsi="-webkit-standard"/>
                <w:color w:val="000000"/>
                <w:sz w:val="27"/>
                <w:szCs w:val="27"/>
              </w:rPr>
              <w:t> </w:t>
            </w:r>
            <w:r w:rsidRPr="00256AC7">
              <w:rPr>
                <w:rFonts w:ascii="Times New Roman" w:hAnsi="Times New Roman" w:cs="Times New Roman"/>
                <w:lang w:val="vi-VN"/>
              </w:rPr>
              <w:t>Wrong materials/splits for fragile/oversize items.</w:t>
            </w:r>
            <w:r w:rsidRPr="00BF1A04">
              <w:rPr>
                <w:rStyle w:val="apple-converted-space"/>
                <w:rFonts w:ascii="-webkit-standard" w:hAnsi="-webkit-standard"/>
                <w:color w:val="000000"/>
                <w:sz w:val="27"/>
                <w:szCs w:val="27"/>
              </w:rPr>
              <w:t> </w:t>
            </w:r>
          </w:p>
        </w:tc>
        <w:tc>
          <w:tcPr>
            <w:tcW w:w="4855" w:type="dxa"/>
          </w:tcPr>
          <w:p w14:paraId="194C23FF" w14:textId="77777777" w:rsidR="0098786A" w:rsidRPr="00877A6C" w:rsidRDefault="0098786A" w:rsidP="000943D0">
            <w:pPr>
              <w:pStyle w:val="ListParagraph"/>
              <w:numPr>
                <w:ilvl w:val="0"/>
                <w:numId w:val="9"/>
              </w:numPr>
              <w:spacing w:line="300" w:lineRule="auto"/>
              <w:rPr>
                <w:rFonts w:ascii="Times New Roman" w:hAnsi="Times New Roman" w:cs="Times New Roman"/>
                <w:lang w:val="vi-VN"/>
              </w:rPr>
            </w:pPr>
            <w:r w:rsidRPr="00256AC7">
              <w:rPr>
                <w:rFonts w:ascii="Times New Roman" w:hAnsi="Times New Roman" w:cs="Times New Roman"/>
                <w:lang w:val="vi-VN"/>
              </w:rPr>
              <w:t>Rules engine on product metadata (fragile, weight, dimensions, temperature) → select template (box type, cushioning) and compute parcel splits (bin-packing heuristic);</w:t>
            </w:r>
          </w:p>
          <w:p w14:paraId="190D9E91" w14:textId="77777777" w:rsidR="0098786A" w:rsidRPr="00A46BAF" w:rsidRDefault="0098786A" w:rsidP="000943D0">
            <w:pPr>
              <w:pStyle w:val="ListParagraph"/>
              <w:numPr>
                <w:ilvl w:val="0"/>
                <w:numId w:val="9"/>
              </w:numPr>
              <w:spacing w:line="300" w:lineRule="auto"/>
              <w:rPr>
                <w:rFonts w:ascii="Times New Roman" w:hAnsi="Times New Roman" w:cs="Times New Roman"/>
                <w:lang w:val="vi-VN"/>
              </w:rPr>
            </w:pPr>
            <w:r>
              <w:rPr>
                <w:rFonts w:ascii="Times New Roman" w:hAnsi="Times New Roman" w:cs="Times New Roman"/>
                <w:lang w:val="en-AU"/>
              </w:rPr>
              <w:t>A</w:t>
            </w:r>
            <w:r w:rsidRPr="00256AC7">
              <w:rPr>
                <w:rFonts w:ascii="Times New Roman" w:hAnsi="Times New Roman" w:cs="Times New Roman"/>
                <w:lang w:val="vi-VN"/>
              </w:rPr>
              <w:t>llow Ops override with audit.</w:t>
            </w:r>
          </w:p>
        </w:tc>
      </w:tr>
      <w:tr w:rsidR="0098786A" w:rsidRPr="00A46BAF" w14:paraId="061326D5" w14:textId="77777777">
        <w:tc>
          <w:tcPr>
            <w:tcW w:w="4495" w:type="dxa"/>
          </w:tcPr>
          <w:p w14:paraId="31C3655D" w14:textId="77A06413" w:rsidR="0098786A" w:rsidRPr="0098786A" w:rsidRDefault="0098786A" w:rsidP="000943D0">
            <w:pPr>
              <w:pStyle w:val="ListParagraph"/>
              <w:numPr>
                <w:ilvl w:val="0"/>
                <w:numId w:val="84"/>
              </w:numPr>
              <w:spacing w:line="300" w:lineRule="auto"/>
              <w:rPr>
                <w:rStyle w:val="apple-converted-space"/>
                <w:rFonts w:ascii="Times New Roman" w:hAnsi="Times New Roman" w:cs="Times New Roman"/>
                <w:lang w:val="vi-VN"/>
              </w:rPr>
            </w:pPr>
            <w:r w:rsidRPr="0098786A">
              <w:rPr>
                <w:rFonts w:ascii="Times New Roman" w:hAnsi="Times New Roman" w:cs="Times New Roman"/>
                <w:lang w:val="vi-VN"/>
              </w:rPr>
              <w:t>Finalize &amp; publish</w:t>
            </w:r>
            <w:r w:rsidRPr="0098786A">
              <w:rPr>
                <w:rStyle w:val="apple-converted-space"/>
                <w:rFonts w:ascii="-webkit-standard" w:hAnsi="-webkit-standard"/>
                <w:color w:val="000000"/>
                <w:sz w:val="27"/>
                <w:szCs w:val="27"/>
              </w:rPr>
              <w:t> </w:t>
            </w:r>
          </w:p>
          <w:p w14:paraId="30146246" w14:textId="77777777" w:rsidR="0098786A" w:rsidRDefault="0098786A">
            <w:pPr>
              <w:pStyle w:val="ListParagraph"/>
              <w:spacing w:line="300" w:lineRule="auto"/>
              <w:ind w:left="172"/>
              <w:rPr>
                <w:rStyle w:val="Strong"/>
                <w:rFonts w:ascii="Times New Roman" w:hAnsi="Times New Roman" w:cs="Times New Roman"/>
                <w:b w:val="0"/>
                <w:bCs w:val="0"/>
                <w:lang w:val="en-AU"/>
              </w:rPr>
            </w:pPr>
          </w:p>
          <w:p w14:paraId="190AE7D5" w14:textId="77777777" w:rsidR="0098786A" w:rsidRPr="001530B2" w:rsidRDefault="0098786A">
            <w:pPr>
              <w:spacing w:line="300" w:lineRule="auto"/>
              <w:rPr>
                <w:rStyle w:val="Strong"/>
                <w:rFonts w:ascii="Times New Roman" w:hAnsi="Times New Roman" w:cs="Times New Roman"/>
                <w:b w:val="0"/>
                <w:bCs w:val="0"/>
                <w:lang w:val="en-AU"/>
              </w:rPr>
            </w:pPr>
            <w:r w:rsidRPr="005B3E1A">
              <w:rPr>
                <w:rFonts w:ascii="Times New Roman" w:hAnsi="Times New Roman" w:cs="Times New Roman"/>
                <w:b/>
                <w:i/>
                <w:iCs/>
                <w:lang w:val="vi-VN"/>
              </w:rPr>
              <w:t>Problem:</w:t>
            </w:r>
            <w:r w:rsidRPr="001530B2">
              <w:rPr>
                <w:rFonts w:ascii="Times New Roman" w:hAnsi="Times New Roman" w:cs="Times New Roman"/>
                <w:b/>
                <w:lang w:val="en-AU"/>
              </w:rPr>
              <w:t xml:space="preserve"> </w:t>
            </w:r>
            <w:r w:rsidRPr="001530B2">
              <w:rPr>
                <w:rFonts w:ascii="Times New Roman" w:hAnsi="Times New Roman" w:cs="Times New Roman"/>
                <w:lang w:val="vi-VN"/>
              </w:rPr>
              <w:t>State updated but event not emitted (or vice versa).</w:t>
            </w:r>
            <w:r w:rsidRPr="001530B2">
              <w:rPr>
                <w:rStyle w:val="apple-converted-space"/>
                <w:rFonts w:ascii="-webkit-standard" w:hAnsi="-webkit-standard"/>
                <w:color w:val="000000"/>
                <w:sz w:val="27"/>
                <w:szCs w:val="27"/>
              </w:rPr>
              <w:t> </w:t>
            </w:r>
          </w:p>
          <w:p w14:paraId="526C8608" w14:textId="77777777" w:rsidR="0098786A" w:rsidRPr="00A46BAF" w:rsidRDefault="0098786A">
            <w:pPr>
              <w:spacing w:line="300" w:lineRule="auto"/>
              <w:rPr>
                <w:rFonts w:ascii="Times New Roman" w:hAnsi="Times New Roman" w:cs="Times New Roman"/>
                <w:lang w:val="vi-VN"/>
              </w:rPr>
            </w:pPr>
          </w:p>
          <w:p w14:paraId="285ECED4" w14:textId="77777777" w:rsidR="0098786A" w:rsidRPr="00A46BAF" w:rsidRDefault="0098786A">
            <w:pPr>
              <w:spacing w:line="300" w:lineRule="auto"/>
              <w:rPr>
                <w:rFonts w:ascii="Times New Roman" w:hAnsi="Times New Roman" w:cs="Times New Roman"/>
                <w:lang w:val="vi-VN"/>
              </w:rPr>
            </w:pPr>
          </w:p>
        </w:tc>
        <w:tc>
          <w:tcPr>
            <w:tcW w:w="4855" w:type="dxa"/>
          </w:tcPr>
          <w:p w14:paraId="58316066" w14:textId="77777777" w:rsidR="0098786A" w:rsidRPr="00877A6C" w:rsidRDefault="0098786A" w:rsidP="000943D0">
            <w:pPr>
              <w:pStyle w:val="ListParagraph"/>
              <w:numPr>
                <w:ilvl w:val="0"/>
                <w:numId w:val="10"/>
              </w:numPr>
              <w:spacing w:line="300" w:lineRule="auto"/>
              <w:rPr>
                <w:rFonts w:ascii="Times New Roman" w:hAnsi="Times New Roman" w:cs="Times New Roman"/>
                <w:lang w:val="vi-VN"/>
              </w:rPr>
            </w:pPr>
            <w:r w:rsidRPr="001530B2">
              <w:rPr>
                <w:rFonts w:ascii="Times New Roman" w:hAnsi="Times New Roman" w:cs="Times New Roman"/>
                <w:lang w:val="vi-VN"/>
              </w:rPr>
              <w:t>Two-phase commit via outbox; publish PackageReady to Shipping Service</w:t>
            </w:r>
          </w:p>
          <w:p w14:paraId="794C0A89" w14:textId="77777777" w:rsidR="0098786A" w:rsidRPr="001530B2" w:rsidRDefault="0098786A" w:rsidP="000943D0">
            <w:pPr>
              <w:pStyle w:val="ListParagraph"/>
              <w:numPr>
                <w:ilvl w:val="0"/>
                <w:numId w:val="10"/>
              </w:numPr>
              <w:spacing w:line="300" w:lineRule="auto"/>
              <w:rPr>
                <w:rFonts w:ascii="Times New Roman" w:hAnsi="Times New Roman" w:cs="Times New Roman"/>
                <w:lang w:val="vi-VN"/>
              </w:rPr>
            </w:pPr>
            <w:r>
              <w:rPr>
                <w:rFonts w:ascii="Times New Roman" w:hAnsi="Times New Roman" w:cs="Times New Roman"/>
                <w:lang w:val="en-AU"/>
              </w:rPr>
              <w:t>R</w:t>
            </w:r>
            <w:r w:rsidRPr="001530B2">
              <w:rPr>
                <w:rFonts w:ascii="Times New Roman" w:hAnsi="Times New Roman" w:cs="Times New Roman"/>
                <w:lang w:val="vi-VN"/>
              </w:rPr>
              <w:t>etries with dedup</w:t>
            </w:r>
          </w:p>
          <w:p w14:paraId="753D0FAB" w14:textId="77777777" w:rsidR="0098786A" w:rsidRPr="00877A6C" w:rsidRDefault="0098786A" w:rsidP="000943D0">
            <w:pPr>
              <w:pStyle w:val="ListParagraph"/>
              <w:numPr>
                <w:ilvl w:val="0"/>
                <w:numId w:val="10"/>
              </w:numPr>
              <w:spacing w:line="300" w:lineRule="auto"/>
              <w:rPr>
                <w:rFonts w:ascii="Times New Roman" w:hAnsi="Times New Roman" w:cs="Times New Roman"/>
                <w:lang w:val="vi-VN"/>
              </w:rPr>
            </w:pPr>
            <w:r w:rsidRPr="001530B2">
              <w:rPr>
                <w:rFonts w:ascii="Times New Roman" w:hAnsi="Times New Roman" w:cs="Times New Roman"/>
                <w:lang w:val="vi-VN"/>
              </w:rPr>
              <w:t>Dead-letter queue (DLQ) for failures.</w:t>
            </w:r>
          </w:p>
          <w:p w14:paraId="428F1486" w14:textId="77777777" w:rsidR="0098786A" w:rsidRPr="00A46BAF" w:rsidRDefault="0098786A">
            <w:pPr>
              <w:spacing w:line="300" w:lineRule="auto"/>
              <w:ind w:left="-112"/>
              <w:rPr>
                <w:rFonts w:ascii="Times New Roman" w:hAnsi="Times New Roman" w:cs="Times New Roman"/>
                <w:lang w:val="vi-VN"/>
              </w:rPr>
            </w:pPr>
          </w:p>
        </w:tc>
      </w:tr>
      <w:tr w:rsidR="0098786A" w:rsidRPr="00A46BAF" w14:paraId="5E85E15B" w14:textId="77777777" w:rsidTr="005B3E1A">
        <w:trPr>
          <w:trHeight w:val="683"/>
        </w:trPr>
        <w:tc>
          <w:tcPr>
            <w:tcW w:w="9350" w:type="dxa"/>
            <w:gridSpan w:val="2"/>
            <w:shd w:val="clear" w:color="auto" w:fill="C1E4F5" w:themeFill="accent1" w:themeFillTint="33"/>
            <w:vAlign w:val="center"/>
          </w:tcPr>
          <w:p w14:paraId="27C57E2A" w14:textId="77777777" w:rsidR="0098786A" w:rsidRPr="005B3E1A" w:rsidRDefault="0098786A" w:rsidP="005B3E1A">
            <w:pPr>
              <w:tabs>
                <w:tab w:val="left" w:pos="1490"/>
              </w:tabs>
              <w:spacing w:line="300" w:lineRule="auto"/>
              <w:jc w:val="center"/>
              <w:rPr>
                <w:rFonts w:ascii="Times New Roman" w:hAnsi="Times New Roman" w:cs="Times New Roman"/>
                <w:b/>
                <w:bCs/>
                <w:lang w:val="vi-VN"/>
              </w:rPr>
            </w:pPr>
            <w:r w:rsidRPr="005B3E1A">
              <w:rPr>
                <w:rFonts w:ascii="Times New Roman" w:hAnsi="Times New Roman" w:cs="Times New Roman"/>
                <w:b/>
                <w:bCs/>
              </w:rPr>
              <w:t>Variant</w:t>
            </w:r>
          </w:p>
        </w:tc>
      </w:tr>
      <w:tr w:rsidR="0098786A" w:rsidRPr="00A46BAF" w14:paraId="1350A0BB" w14:textId="77777777" w:rsidTr="005B3E1A">
        <w:trPr>
          <w:trHeight w:val="629"/>
        </w:trPr>
        <w:tc>
          <w:tcPr>
            <w:tcW w:w="4495" w:type="dxa"/>
          </w:tcPr>
          <w:p w14:paraId="51234091" w14:textId="77777777" w:rsidR="0098786A" w:rsidRPr="00A46BAF" w:rsidRDefault="0098786A">
            <w:pPr>
              <w:spacing w:line="300" w:lineRule="auto"/>
              <w:rPr>
                <w:rFonts w:ascii="Times New Roman" w:hAnsi="Times New Roman" w:cs="Times New Roman"/>
                <w:lang w:val="vi-VN"/>
              </w:rPr>
            </w:pPr>
            <w:r>
              <w:rPr>
                <w:rFonts w:ascii="Times New Roman" w:hAnsi="Times New Roman" w:cs="Times New Roman"/>
                <w:lang w:val="en-AU"/>
              </w:rPr>
              <w:t>1</w:t>
            </w:r>
            <w:r w:rsidRPr="00A46BAF">
              <w:rPr>
                <w:rFonts w:ascii="Times New Roman" w:hAnsi="Times New Roman" w:cs="Times New Roman"/>
                <w:lang w:val="vi-VN"/>
              </w:rPr>
              <w:t xml:space="preserve">a. </w:t>
            </w:r>
            <w:r w:rsidRPr="00340BDF">
              <w:rPr>
                <w:rFonts w:ascii="Times New Roman" w:hAnsi="Times New Roman" w:cs="Times New Roman"/>
              </w:rPr>
              <w:t>Standard vs Express</w:t>
            </w:r>
          </w:p>
        </w:tc>
        <w:tc>
          <w:tcPr>
            <w:tcW w:w="4855" w:type="dxa"/>
          </w:tcPr>
          <w:p w14:paraId="5070D2B7" w14:textId="77777777" w:rsidR="0098786A" w:rsidRPr="00A46BAF" w:rsidRDefault="0098786A" w:rsidP="000943D0">
            <w:pPr>
              <w:pStyle w:val="ListParagraph"/>
              <w:numPr>
                <w:ilvl w:val="0"/>
                <w:numId w:val="11"/>
              </w:numPr>
              <w:spacing w:line="300" w:lineRule="auto"/>
              <w:rPr>
                <w:rFonts w:ascii="Times New Roman" w:hAnsi="Times New Roman" w:cs="Times New Roman"/>
                <w:lang w:val="vi-VN"/>
              </w:rPr>
            </w:pPr>
            <w:r>
              <w:rPr>
                <w:rFonts w:ascii="Times New Roman" w:hAnsi="Times New Roman" w:cs="Times New Roman"/>
              </w:rPr>
              <w:t>S</w:t>
            </w:r>
            <w:r w:rsidRPr="00340BDF">
              <w:rPr>
                <w:rFonts w:ascii="Times New Roman" w:hAnsi="Times New Roman" w:cs="Times New Roman"/>
              </w:rPr>
              <w:t>election rules + distinct SLAs</w:t>
            </w:r>
          </w:p>
        </w:tc>
      </w:tr>
      <w:tr w:rsidR="0098786A" w:rsidRPr="00A46BAF" w14:paraId="455EB99C" w14:textId="77777777" w:rsidTr="005B3E1A">
        <w:trPr>
          <w:trHeight w:val="611"/>
        </w:trPr>
        <w:tc>
          <w:tcPr>
            <w:tcW w:w="4495" w:type="dxa"/>
          </w:tcPr>
          <w:p w14:paraId="1732EF24" w14:textId="6E9604B9" w:rsidR="0098786A" w:rsidRPr="00A46BAF" w:rsidRDefault="0098786A">
            <w:pPr>
              <w:spacing w:line="300" w:lineRule="auto"/>
              <w:rPr>
                <w:rFonts w:ascii="Times New Roman" w:hAnsi="Times New Roman" w:cs="Times New Roman"/>
                <w:lang w:val="vi-VN"/>
              </w:rPr>
            </w:pPr>
            <w:r>
              <w:rPr>
                <w:rFonts w:ascii="Times New Roman" w:hAnsi="Times New Roman" w:cs="Times New Roman"/>
                <w:lang w:val="en-AU"/>
              </w:rPr>
              <w:t>2</w:t>
            </w:r>
            <w:r w:rsidR="0007285A">
              <w:rPr>
                <w:rFonts w:ascii="Times New Roman" w:hAnsi="Times New Roman" w:cs="Times New Roman"/>
                <w:lang w:val="en-AU"/>
              </w:rPr>
              <w:t>a</w:t>
            </w:r>
            <w:r w:rsidRPr="00A46BAF">
              <w:rPr>
                <w:rFonts w:ascii="Times New Roman" w:hAnsi="Times New Roman" w:cs="Times New Roman"/>
                <w:lang w:val="vi-VN"/>
              </w:rPr>
              <w:t xml:space="preserve">. </w:t>
            </w:r>
            <w:r w:rsidRPr="00C21EF5">
              <w:rPr>
                <w:rFonts w:ascii="Times New Roman" w:hAnsi="Times New Roman" w:cs="Times New Roman"/>
              </w:rPr>
              <w:t>International</w:t>
            </w:r>
          </w:p>
        </w:tc>
        <w:tc>
          <w:tcPr>
            <w:tcW w:w="4855" w:type="dxa"/>
          </w:tcPr>
          <w:p w14:paraId="180CFD51" w14:textId="77777777" w:rsidR="0098786A" w:rsidRPr="00A46BAF" w:rsidRDefault="0098786A" w:rsidP="000943D0">
            <w:pPr>
              <w:pStyle w:val="ListParagraph"/>
              <w:numPr>
                <w:ilvl w:val="0"/>
                <w:numId w:val="7"/>
              </w:numPr>
              <w:spacing w:line="300" w:lineRule="auto"/>
              <w:rPr>
                <w:rFonts w:ascii="Times New Roman" w:hAnsi="Times New Roman" w:cs="Times New Roman"/>
                <w:lang w:val="vi-VN"/>
              </w:rPr>
            </w:pPr>
            <w:r>
              <w:rPr>
                <w:rFonts w:ascii="Times New Roman" w:hAnsi="Times New Roman" w:cs="Times New Roman"/>
              </w:rPr>
              <w:t>C</w:t>
            </w:r>
            <w:r w:rsidRPr="00C21EF5">
              <w:rPr>
                <w:rFonts w:ascii="Times New Roman" w:hAnsi="Times New Roman" w:cs="Times New Roman"/>
              </w:rPr>
              <w:t>ustoms data generation and HS codes.</w:t>
            </w:r>
          </w:p>
        </w:tc>
      </w:tr>
    </w:tbl>
    <w:p w14:paraId="08F1F339" w14:textId="77777777" w:rsidR="009C18DA" w:rsidRDefault="009C18DA">
      <w:pPr>
        <w:rPr>
          <w:rFonts w:ascii="Times New Roman" w:eastAsiaTheme="majorEastAsia" w:hAnsi="Times New Roman" w:cs="Times New Roman"/>
          <w:sz w:val="48"/>
          <w:szCs w:val="48"/>
        </w:rPr>
      </w:pPr>
      <w:r>
        <w:rPr>
          <w:rFonts w:ascii="Times New Roman" w:hAnsi="Times New Roman" w:cs="Times New Roman"/>
          <w:sz w:val="48"/>
          <w:szCs w:val="48"/>
        </w:rPr>
        <w:br w:type="page"/>
      </w:r>
    </w:p>
    <w:p w14:paraId="12A5F74D" w14:textId="030795B4" w:rsidR="00507507" w:rsidRPr="00872BDD" w:rsidRDefault="00F1595A" w:rsidP="00EA3449">
      <w:pPr>
        <w:pStyle w:val="Heading1"/>
        <w:numPr>
          <w:ilvl w:val="0"/>
          <w:numId w:val="1"/>
        </w:numPr>
        <w:spacing w:line="360" w:lineRule="auto"/>
        <w:rPr>
          <w:rFonts w:ascii="Times New Roman" w:hAnsi="Times New Roman" w:cs="Times New Roman"/>
          <w:color w:val="auto"/>
          <w:sz w:val="48"/>
          <w:szCs w:val="48"/>
        </w:rPr>
      </w:pPr>
      <w:bookmarkStart w:id="20" w:name="_Toc208537303"/>
      <w:r>
        <w:rPr>
          <w:rFonts w:ascii="Times New Roman" w:hAnsi="Times New Roman" w:cs="Times New Roman"/>
          <w:color w:val="auto"/>
          <w:sz w:val="48"/>
          <w:szCs w:val="48"/>
        </w:rPr>
        <w:lastRenderedPageBreak/>
        <w:t>Workflow</w:t>
      </w:r>
      <w:bookmarkEnd w:id="20"/>
    </w:p>
    <w:p w14:paraId="4EE4DED4" w14:textId="017010EC" w:rsidR="00BE2B16" w:rsidRPr="000F121B" w:rsidRDefault="00F63A36" w:rsidP="000943D0">
      <w:pPr>
        <w:pStyle w:val="Heading2"/>
        <w:numPr>
          <w:ilvl w:val="0"/>
          <w:numId w:val="2"/>
        </w:numPr>
        <w:spacing w:line="360" w:lineRule="auto"/>
        <w:rPr>
          <w:rFonts w:ascii="Times New Roman" w:hAnsi="Times New Roman" w:cs="Times New Roman"/>
          <w:b/>
          <w:color w:val="auto"/>
          <w:sz w:val="36"/>
          <w:szCs w:val="36"/>
        </w:rPr>
      </w:pPr>
      <w:bookmarkStart w:id="21" w:name="_Toc208537304"/>
      <w:r>
        <w:rPr>
          <w:rFonts w:ascii="Times New Roman" w:hAnsi="Times New Roman" w:cs="Times New Roman"/>
          <w:b/>
          <w:color w:val="auto"/>
          <w:sz w:val="36"/>
          <w:szCs w:val="36"/>
        </w:rPr>
        <w:t>Creating</w:t>
      </w:r>
      <w:r w:rsidR="005120CD">
        <w:rPr>
          <w:rFonts w:ascii="Times New Roman" w:hAnsi="Times New Roman" w:cs="Times New Roman"/>
          <w:b/>
          <w:color w:val="auto"/>
          <w:sz w:val="36"/>
          <w:szCs w:val="36"/>
        </w:rPr>
        <w:t xml:space="preserve"> customers’ account</w:t>
      </w:r>
      <w:bookmarkEnd w:id="21"/>
      <w:r w:rsidR="00E7748C">
        <w:rPr>
          <w:rFonts w:ascii="Times New Roman" w:hAnsi="Times New Roman" w:cs="Times New Roman"/>
          <w:b/>
          <w:color w:val="auto"/>
          <w:sz w:val="36"/>
          <w:szCs w:val="36"/>
        </w:rPr>
        <w:t>s</w:t>
      </w:r>
    </w:p>
    <w:p w14:paraId="3F75A56B" w14:textId="77777777" w:rsidR="0083271F" w:rsidRDefault="005114B1" w:rsidP="0083271F">
      <w:pPr>
        <w:keepNext/>
        <w:jc w:val="center"/>
      </w:pPr>
      <w:r>
        <w:rPr>
          <w:rFonts w:ascii="Times New Roman" w:hAnsi="Times New Roman" w:cs="Times New Roman"/>
          <w:noProof/>
          <w:lang w:val="vi-VN"/>
        </w:rPr>
        <w:drawing>
          <wp:inline distT="0" distB="0" distL="0" distR="0" wp14:anchorId="44FBB6AA" wp14:editId="7426D0C7">
            <wp:extent cx="5461706" cy="8743043"/>
            <wp:effectExtent l="63500" t="63500" r="62865" b="58420"/>
            <wp:docPr id="1439753010"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53010" name="Picture 4" descr="A diagram of a flowchart&#10;&#10;AI-generated content may be incorrect."/>
                    <pic:cNvPicPr/>
                  </pic:nvPicPr>
                  <pic:blipFill rotWithShape="1">
                    <a:blip r:embed="rId10">
                      <a:extLst>
                        <a:ext uri="{28A0092B-C50C-407E-A947-70E740481C1C}">
                          <a14:useLocalDpi xmlns:a14="http://schemas.microsoft.com/office/drawing/2010/main" val="0"/>
                        </a:ext>
                      </a:extLst>
                    </a:blip>
                    <a:srcRect r="4301"/>
                    <a:stretch>
                      <a:fillRect/>
                    </a:stretch>
                  </pic:blipFill>
                  <pic:spPr bwMode="auto">
                    <a:xfrm>
                      <a:off x="0" y="0"/>
                      <a:ext cx="5542977" cy="8873140"/>
                    </a:xfrm>
                    <a:prstGeom prst="rect">
                      <a:avLst/>
                    </a:prstGeom>
                    <a:ln>
                      <a:noFill/>
                    </a:ln>
                    <a:effectLst>
                      <a:glow rad="63500">
                        <a:schemeClr val="tx1">
                          <a:alpha val="40000"/>
                        </a:schemeClr>
                      </a:glow>
                    </a:effectLst>
                    <a:extLst>
                      <a:ext uri="{53640926-AAD7-44D8-BBD7-CCE9431645EC}">
                        <a14:shadowObscured xmlns:a14="http://schemas.microsoft.com/office/drawing/2010/main"/>
                      </a:ext>
                    </a:extLst>
                  </pic:spPr>
                </pic:pic>
              </a:graphicData>
            </a:graphic>
          </wp:inline>
        </w:drawing>
      </w:r>
    </w:p>
    <w:p w14:paraId="2174B181" w14:textId="06C27413" w:rsidR="00C93749" w:rsidRPr="000F121B" w:rsidRDefault="0083271F" w:rsidP="0083271F">
      <w:pPr>
        <w:pStyle w:val="Caption"/>
        <w:jc w:val="center"/>
        <w:rPr>
          <w:rFonts w:ascii="Times New Roman" w:hAnsi="Times New Roman" w:cs="Times New Roman"/>
        </w:rPr>
      </w:pPr>
      <w:r>
        <w:t xml:space="preserve">Figure </w:t>
      </w:r>
      <w:fldSimple w:instr=" SEQ Figure \* ARABIC ">
        <w:r w:rsidR="00EB48EC">
          <w:rPr>
            <w:noProof/>
          </w:rPr>
          <w:t>1</w:t>
        </w:r>
      </w:fldSimple>
      <w:r>
        <w:t xml:space="preserve"> - workflow of customer account creation</w:t>
      </w:r>
    </w:p>
    <w:p w14:paraId="5F2E3085" w14:textId="77777777" w:rsidR="0083271F" w:rsidRDefault="0083271F">
      <w:pPr>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33D7759B" w14:textId="38784890" w:rsidR="00AC7DCC" w:rsidRPr="000F121B" w:rsidRDefault="005120CD" w:rsidP="000943D0">
      <w:pPr>
        <w:pStyle w:val="Heading2"/>
        <w:numPr>
          <w:ilvl w:val="0"/>
          <w:numId w:val="2"/>
        </w:numPr>
        <w:spacing w:line="360" w:lineRule="auto"/>
        <w:rPr>
          <w:rFonts w:ascii="Times New Roman" w:hAnsi="Times New Roman" w:cs="Times New Roman"/>
          <w:b/>
          <w:color w:val="auto"/>
          <w:sz w:val="36"/>
          <w:szCs w:val="36"/>
        </w:rPr>
      </w:pPr>
      <w:bookmarkStart w:id="22" w:name="_Toc208537305"/>
      <w:r>
        <w:rPr>
          <w:rFonts w:ascii="Times New Roman" w:hAnsi="Times New Roman" w:cs="Times New Roman"/>
          <w:b/>
          <w:color w:val="auto"/>
          <w:sz w:val="36"/>
          <w:szCs w:val="36"/>
        </w:rPr>
        <w:lastRenderedPageBreak/>
        <w:t>Browsing store catalogue</w:t>
      </w:r>
      <w:bookmarkEnd w:id="22"/>
    </w:p>
    <w:p w14:paraId="2DF66962" w14:textId="77777777" w:rsidR="00EB48EC" w:rsidRDefault="0090620A" w:rsidP="00EB48EC">
      <w:pPr>
        <w:keepNext/>
        <w:jc w:val="center"/>
      </w:pPr>
      <w:r>
        <w:rPr>
          <w:rFonts w:ascii="Times New Roman" w:hAnsi="Times New Roman" w:cs="Times New Roman"/>
          <w:noProof/>
          <w:lang w:val="vi-VN"/>
        </w:rPr>
        <w:drawing>
          <wp:inline distT="0" distB="0" distL="0" distR="0" wp14:anchorId="095CE27D" wp14:editId="28C9B6E8">
            <wp:extent cx="5782868" cy="6119586"/>
            <wp:effectExtent l="63500" t="63500" r="59690" b="65405"/>
            <wp:docPr id="624685401"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5401" name="Picture 1" descr="A diagram of a produc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82868" cy="6119586"/>
                    </a:xfrm>
                    <a:prstGeom prst="rect">
                      <a:avLst/>
                    </a:prstGeom>
                    <a:effectLst>
                      <a:glow rad="63500">
                        <a:schemeClr val="tx1">
                          <a:alpha val="40000"/>
                        </a:schemeClr>
                      </a:glow>
                    </a:effectLst>
                  </pic:spPr>
                </pic:pic>
              </a:graphicData>
            </a:graphic>
          </wp:inline>
        </w:drawing>
      </w:r>
    </w:p>
    <w:p w14:paraId="3104FE9B" w14:textId="72CB5488" w:rsidR="00C93749" w:rsidRPr="000F121B" w:rsidRDefault="00EB48EC" w:rsidP="00EB48EC">
      <w:pPr>
        <w:pStyle w:val="Caption"/>
        <w:jc w:val="center"/>
        <w:rPr>
          <w:rFonts w:ascii="Times New Roman" w:hAnsi="Times New Roman" w:cs="Times New Roman"/>
        </w:rPr>
      </w:pPr>
      <w:r>
        <w:t xml:space="preserve">Figure </w:t>
      </w:r>
      <w:fldSimple w:instr=" SEQ Figure \* ARABIC ">
        <w:r>
          <w:rPr>
            <w:noProof/>
          </w:rPr>
          <w:t>2</w:t>
        </w:r>
      </w:fldSimple>
      <w:r>
        <w:t xml:space="preserve"> - workflow of when customers browse store catalogue</w:t>
      </w:r>
    </w:p>
    <w:p w14:paraId="48C11486" w14:textId="77777777" w:rsidR="005C0C0C" w:rsidRDefault="005C0C0C">
      <w:pPr>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737757C6" w14:textId="28911C85" w:rsidR="00AC0748" w:rsidRPr="000F121B" w:rsidRDefault="005120CD" w:rsidP="000943D0">
      <w:pPr>
        <w:pStyle w:val="Heading2"/>
        <w:numPr>
          <w:ilvl w:val="0"/>
          <w:numId w:val="2"/>
        </w:numPr>
        <w:spacing w:line="360" w:lineRule="auto"/>
        <w:rPr>
          <w:rFonts w:ascii="Times New Roman" w:hAnsi="Times New Roman" w:cs="Times New Roman"/>
          <w:b/>
          <w:color w:val="auto"/>
          <w:sz w:val="36"/>
          <w:szCs w:val="36"/>
        </w:rPr>
      </w:pPr>
      <w:bookmarkStart w:id="23" w:name="_Toc208537306"/>
      <w:r>
        <w:rPr>
          <w:rFonts w:ascii="Times New Roman" w:hAnsi="Times New Roman" w:cs="Times New Roman"/>
          <w:b/>
          <w:color w:val="auto"/>
          <w:sz w:val="36"/>
          <w:szCs w:val="36"/>
        </w:rPr>
        <w:lastRenderedPageBreak/>
        <w:t>Managing shopping cart</w:t>
      </w:r>
      <w:bookmarkEnd w:id="23"/>
    </w:p>
    <w:p w14:paraId="3EF24478" w14:textId="4D91D15F" w:rsidR="007F5F14" w:rsidRDefault="00B34D2F" w:rsidP="00864DD3">
      <w:pPr>
        <w:keepNext/>
        <w:jc w:val="center"/>
      </w:pPr>
      <w:r w:rsidRPr="00B34D2F">
        <w:rPr>
          <w:noProof/>
        </w:rPr>
        <w:drawing>
          <wp:inline distT="0" distB="0" distL="0" distR="0" wp14:anchorId="16724E9F" wp14:editId="46CEC9E4">
            <wp:extent cx="5943600" cy="9413875"/>
            <wp:effectExtent l="63500" t="63500" r="63500" b="60325"/>
            <wp:docPr id="2740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0619" name=""/>
                    <pic:cNvPicPr/>
                  </pic:nvPicPr>
                  <pic:blipFill>
                    <a:blip r:embed="rId12"/>
                    <a:stretch>
                      <a:fillRect/>
                    </a:stretch>
                  </pic:blipFill>
                  <pic:spPr>
                    <a:xfrm>
                      <a:off x="0" y="0"/>
                      <a:ext cx="5943600" cy="9413875"/>
                    </a:xfrm>
                    <a:prstGeom prst="rect">
                      <a:avLst/>
                    </a:prstGeom>
                    <a:effectLst>
                      <a:glow rad="63500">
                        <a:schemeClr val="tx1">
                          <a:alpha val="40000"/>
                        </a:schemeClr>
                      </a:glow>
                    </a:effectLst>
                  </pic:spPr>
                </pic:pic>
              </a:graphicData>
            </a:graphic>
          </wp:inline>
        </w:drawing>
      </w:r>
      <w:r w:rsidR="009D73F5">
        <w:tab/>
      </w:r>
    </w:p>
    <w:p w14:paraId="2E38EE67" w14:textId="1ECE106A" w:rsidR="005120CD" w:rsidRDefault="007F5F14" w:rsidP="007F5F14">
      <w:pPr>
        <w:pStyle w:val="Caption"/>
        <w:jc w:val="center"/>
      </w:pPr>
      <w:r>
        <w:t xml:space="preserve">Figure </w:t>
      </w:r>
      <w:fldSimple w:instr=" SEQ Figure \* ARABIC ">
        <w:r w:rsidR="00545253">
          <w:rPr>
            <w:noProof/>
          </w:rPr>
          <w:t>3</w:t>
        </w:r>
      </w:fldSimple>
      <w:r>
        <w:t xml:space="preserve"> - workflow displaying shopping cart workflow</w:t>
      </w:r>
    </w:p>
    <w:p w14:paraId="70383074" w14:textId="77777777" w:rsidR="005C0C0C" w:rsidRDefault="005C0C0C">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64C87C2F" w14:textId="52A2D573" w:rsidR="00C15C67" w:rsidRPr="005120CD" w:rsidRDefault="007F5F14" w:rsidP="000943D0">
      <w:pPr>
        <w:pStyle w:val="Heading2"/>
        <w:numPr>
          <w:ilvl w:val="0"/>
          <w:numId w:val="2"/>
        </w:numPr>
        <w:spacing w:line="360" w:lineRule="auto"/>
        <w:rPr>
          <w:rFonts w:ascii="Times New Roman" w:hAnsi="Times New Roman" w:cs="Times New Roman"/>
          <w:b/>
          <w:bCs/>
          <w:color w:val="auto"/>
          <w:sz w:val="36"/>
          <w:szCs w:val="36"/>
        </w:rPr>
      </w:pPr>
      <w:bookmarkStart w:id="24" w:name="_Toc208537307"/>
      <w:r>
        <w:rPr>
          <w:rFonts w:ascii="Times New Roman" w:hAnsi="Times New Roman" w:cs="Times New Roman"/>
          <w:b/>
          <w:bCs/>
          <w:noProof/>
          <w:sz w:val="36"/>
          <w:szCs w:val="36"/>
        </w:rPr>
        <w:lastRenderedPageBreak/>
        <w:drawing>
          <wp:anchor distT="0" distB="0" distL="114300" distR="114300" simplePos="0" relativeHeight="251658242" behindDoc="0" locked="0" layoutInCell="1" allowOverlap="1" wp14:anchorId="320D3A24" wp14:editId="4C7902C9">
            <wp:simplePos x="0" y="0"/>
            <wp:positionH relativeFrom="margin">
              <wp:posOffset>658495</wp:posOffset>
            </wp:positionH>
            <wp:positionV relativeFrom="paragraph">
              <wp:posOffset>647700</wp:posOffset>
            </wp:positionV>
            <wp:extent cx="4562475" cy="9867265"/>
            <wp:effectExtent l="63500" t="63500" r="60325" b="64135"/>
            <wp:wrapTopAndBottom/>
            <wp:docPr id="282888486"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83129" name="Picture 4"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2475" cy="9867265"/>
                    </a:xfrm>
                    <a:prstGeom prst="rect">
                      <a:avLst/>
                    </a:prstGeom>
                    <a:effectLst>
                      <a:glow rad="63500">
                        <a:schemeClr val="tx1">
                          <a:alpha val="40000"/>
                        </a:schemeClr>
                      </a:glo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0EDF970F" wp14:editId="72BD00E0">
                <wp:simplePos x="0" y="0"/>
                <wp:positionH relativeFrom="column">
                  <wp:posOffset>659130</wp:posOffset>
                </wp:positionH>
                <wp:positionV relativeFrom="paragraph">
                  <wp:posOffset>10430510</wp:posOffset>
                </wp:positionV>
                <wp:extent cx="4562475" cy="424815"/>
                <wp:effectExtent l="0" t="0" r="0" b="0"/>
                <wp:wrapTopAndBottom/>
                <wp:docPr id="1619153873" name="Text Box 1"/>
                <wp:cNvGraphicFramePr/>
                <a:graphic xmlns:a="http://schemas.openxmlformats.org/drawingml/2006/main">
                  <a:graphicData uri="http://schemas.microsoft.com/office/word/2010/wordprocessingShape">
                    <wps:wsp>
                      <wps:cNvSpPr txBox="1"/>
                      <wps:spPr>
                        <a:xfrm>
                          <a:off x="0" y="0"/>
                          <a:ext cx="4562475" cy="424815"/>
                        </a:xfrm>
                        <a:prstGeom prst="rect">
                          <a:avLst/>
                        </a:prstGeom>
                        <a:solidFill>
                          <a:prstClr val="white"/>
                        </a:solidFill>
                        <a:ln>
                          <a:noFill/>
                        </a:ln>
                      </wps:spPr>
                      <wps:txbx>
                        <w:txbxContent>
                          <w:p w14:paraId="70F168DC" w14:textId="77777777" w:rsidR="007F5F14" w:rsidRDefault="007F5F14" w:rsidP="007F5F14">
                            <w:pPr>
                              <w:pStyle w:val="Caption"/>
                              <w:jc w:val="center"/>
                            </w:pPr>
                          </w:p>
                          <w:p w14:paraId="64EB7603" w14:textId="158F26A7" w:rsidR="007F5F14" w:rsidRPr="00033A65" w:rsidRDefault="007F5F14" w:rsidP="007F5F14">
                            <w:pPr>
                              <w:pStyle w:val="Caption"/>
                              <w:jc w:val="center"/>
                              <w:rPr>
                                <w:rFonts w:ascii="Times New Roman" w:hAnsi="Times New Roman" w:cs="Times New Roman"/>
                                <w:b/>
                                <w:bCs/>
                                <w:noProof/>
                                <w:sz w:val="36"/>
                                <w:szCs w:val="36"/>
                              </w:rPr>
                            </w:pPr>
                            <w:r>
                              <w:t xml:space="preserve">Figure </w:t>
                            </w:r>
                            <w:fldSimple w:instr=" SEQ Figure \* ARABIC ">
                              <w:r w:rsidR="00545253">
                                <w:rPr>
                                  <w:noProof/>
                                </w:rPr>
                                <w:t>4</w:t>
                              </w:r>
                            </w:fldSimple>
                            <w:r>
                              <w:t xml:space="preserve"> - workflow displaying the task creating invoices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DF970F" id="_x0000_t202" coordsize="21600,21600" o:spt="202" path="m,l,21600r21600,l21600,xe">
                <v:stroke joinstyle="miter"/>
                <v:path gradientshapeok="t" o:connecttype="rect"/>
              </v:shapetype>
              <v:shape id="Text Box 1" o:spid="_x0000_s1026" type="#_x0000_t202" style="position:absolute;left:0;text-align:left;margin-left:51.9pt;margin-top:821.3pt;width:359.25pt;height:33.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" stroked="f">
                <v:textbox inset="0,0,0,0">
                  <w:txbxContent>
                    <w:p w14:paraId="70F168DC" w14:textId="77777777" w:rsidR="007F5F14" w:rsidRDefault="007F5F14" w:rsidP="007F5F14">
                      <w:pPr>
                        <w:pStyle w:val="Caption"/>
                        <w:jc w:val="center"/>
                      </w:pPr>
                    </w:p>
                    <w:p w14:paraId="64EB7603" w14:textId="158F26A7" w:rsidR="007F5F14" w:rsidRPr="00033A65" w:rsidRDefault="007F5F14" w:rsidP="007F5F14">
                      <w:pPr>
                        <w:pStyle w:val="Caption"/>
                        <w:jc w:val="center"/>
                        <w:rPr>
                          <w:rFonts w:ascii="Times New Roman" w:hAnsi="Times New Roman" w:cs="Times New Roman"/>
                          <w:b/>
                          <w:bCs/>
                          <w:noProof/>
                          <w:sz w:val="36"/>
                          <w:szCs w:val="36"/>
                        </w:rPr>
                      </w:pPr>
                      <w:r>
                        <w:t xml:space="preserve">Figure </w:t>
                      </w:r>
                      <w:r>
                        <w:fldChar w:fldCharType="begin"/>
                      </w:r>
                      <w:r>
                        <w:instrText xml:space="preserve"> SEQ Figure \* ARABIC </w:instrText>
                      </w:r>
                      <w:r>
                        <w:fldChar w:fldCharType="separate"/>
                      </w:r>
                      <w:r w:rsidR="00545253">
                        <w:rPr>
                          <w:noProof/>
                        </w:rPr>
                        <w:t>4</w:t>
                      </w:r>
                      <w:r>
                        <w:fldChar w:fldCharType="end"/>
                      </w:r>
                      <w:r>
                        <w:t xml:space="preserve"> - workflow displaying the task creating invoices</w:t>
                      </w:r>
                    </w:p>
                  </w:txbxContent>
                </v:textbox>
                <w10:wrap type="topAndBottom"/>
              </v:shape>
            </w:pict>
          </mc:Fallback>
        </mc:AlternateContent>
      </w:r>
      <w:r w:rsidR="00C15C67" w:rsidRPr="005120CD">
        <w:rPr>
          <w:rFonts w:ascii="Times New Roman" w:hAnsi="Times New Roman" w:cs="Times New Roman"/>
          <w:b/>
          <w:bCs/>
          <w:color w:val="auto"/>
          <w:sz w:val="36"/>
          <w:szCs w:val="36"/>
        </w:rPr>
        <w:t>Creating invoices</w:t>
      </w:r>
      <w:bookmarkEnd w:id="24"/>
    </w:p>
    <w:p w14:paraId="554732B2" w14:textId="77777777" w:rsidR="005C0C0C" w:rsidRDefault="005C0C0C">
      <w:pPr>
        <w:rPr>
          <w:rFonts w:ascii="Times New Roman" w:eastAsiaTheme="majorEastAsia" w:hAnsi="Times New Roman" w:cs="Times New Roman"/>
          <w:b/>
          <w:bCs/>
          <w:sz w:val="36"/>
          <w:szCs w:val="36"/>
        </w:rPr>
      </w:pPr>
    </w:p>
    <w:bookmarkStart w:id="25" w:name="_Toc208537308"/>
    <w:p w14:paraId="5B8E7622" w14:textId="2BD79E6A" w:rsidR="005C0C0C" w:rsidRDefault="00545253" w:rsidP="000943D0">
      <w:pPr>
        <w:pStyle w:val="Heading2"/>
        <w:numPr>
          <w:ilvl w:val="0"/>
          <w:numId w:val="2"/>
        </w:numPr>
        <w:rPr>
          <w:rFonts w:ascii="Times New Roman" w:hAnsi="Times New Roman" w:cs="Times New Roman"/>
          <w:b/>
          <w:color w:val="auto"/>
          <w:sz w:val="36"/>
          <w:szCs w:val="36"/>
        </w:rPr>
      </w:pPr>
      <w:r>
        <w:rPr>
          <w:noProof/>
        </w:rPr>
        <mc:AlternateContent>
          <mc:Choice Requires="wps">
            <w:drawing>
              <wp:anchor distT="0" distB="0" distL="114300" distR="114300" simplePos="0" relativeHeight="251658243" behindDoc="0" locked="0" layoutInCell="1" allowOverlap="1" wp14:anchorId="2680480E" wp14:editId="4A1D856B">
                <wp:simplePos x="0" y="0"/>
                <wp:positionH relativeFrom="column">
                  <wp:posOffset>297815</wp:posOffset>
                </wp:positionH>
                <wp:positionV relativeFrom="paragraph">
                  <wp:posOffset>9595780</wp:posOffset>
                </wp:positionV>
                <wp:extent cx="5350510" cy="635"/>
                <wp:effectExtent l="0" t="0" r="0" b="12065"/>
                <wp:wrapTopAndBottom/>
                <wp:docPr id="1634032197" name="Text Box 1"/>
                <wp:cNvGraphicFramePr/>
                <a:graphic xmlns:a="http://schemas.openxmlformats.org/drawingml/2006/main">
                  <a:graphicData uri="http://schemas.microsoft.com/office/word/2010/wordprocessingShape">
                    <wps:wsp>
                      <wps:cNvSpPr txBox="1"/>
                      <wps:spPr>
                        <a:xfrm>
                          <a:off x="0" y="0"/>
                          <a:ext cx="5350510" cy="635"/>
                        </a:xfrm>
                        <a:prstGeom prst="rect">
                          <a:avLst/>
                        </a:prstGeom>
                        <a:solidFill>
                          <a:prstClr val="white"/>
                        </a:solidFill>
                        <a:ln>
                          <a:noFill/>
                        </a:ln>
                      </wps:spPr>
                      <wps:txbx>
                        <w:txbxContent>
                          <w:p w14:paraId="1B940679" w14:textId="7E8ED539" w:rsidR="00545253" w:rsidRDefault="00545253" w:rsidP="00545253">
                            <w:pPr>
                              <w:pStyle w:val="Caption"/>
                              <w:jc w:val="center"/>
                              <w:rPr>
                                <w:noProof/>
                              </w:rPr>
                            </w:pPr>
                            <w:r>
                              <w:t xml:space="preserve">Figure </w:t>
                            </w:r>
                            <w:fldSimple w:instr=" SEQ Figure \* ARABIC ">
                              <w:r>
                                <w:rPr>
                                  <w:noProof/>
                                </w:rPr>
                                <w:t>5</w:t>
                              </w:r>
                            </w:fldSimple>
                            <w:r>
                              <w:t xml:space="preserve"> - workflow displaying the task creating receipts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0480E" id="_x0000_s1027" type="#_x0000_t202" style="position:absolute;left:0;text-align:left;margin-left:23.45pt;margin-top:755.55pt;width:421.3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" stroked="f">
                <v:textbox style="mso-fit-shape-to-text:t" inset="0,0,0,0">
                  <w:txbxContent>
                    <w:p w14:paraId="1B940679" w14:textId="7E8ED539" w:rsidR="00545253" w:rsidRDefault="00545253" w:rsidP="00545253">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 workflow displaying the task creating receipts</w:t>
                      </w:r>
                    </w:p>
                  </w:txbxContent>
                </v:textbox>
                <w10:wrap type="topAndBottom"/>
              </v:shape>
            </w:pict>
          </mc:Fallback>
        </mc:AlternateContent>
      </w:r>
      <w:r w:rsidR="005120CD" w:rsidRPr="005120CD">
        <w:rPr>
          <w:rFonts w:ascii="Times New Roman" w:hAnsi="Times New Roman" w:cs="Times New Roman"/>
          <w:b/>
          <w:bCs/>
          <w:color w:val="auto"/>
          <w:sz w:val="36"/>
          <w:szCs w:val="36"/>
        </w:rPr>
        <w:t>Creating receipts</w:t>
      </w:r>
      <w:bookmarkEnd w:id="25"/>
    </w:p>
    <w:p w14:paraId="32F02E26" w14:textId="5954F8BF" w:rsidR="00A01811" w:rsidRPr="00A01811" w:rsidRDefault="00A01811" w:rsidP="00A01811">
      <w:r>
        <w:rPr>
          <w:noProof/>
        </w:rPr>
        <w:drawing>
          <wp:anchor distT="0" distB="0" distL="114300" distR="114300" simplePos="0" relativeHeight="251658241" behindDoc="0" locked="0" layoutInCell="1" allowOverlap="1" wp14:anchorId="75AB81A0" wp14:editId="7BB7AADB">
            <wp:simplePos x="0" y="0"/>
            <wp:positionH relativeFrom="margin">
              <wp:align>center</wp:align>
            </wp:positionH>
            <wp:positionV relativeFrom="paragraph">
              <wp:posOffset>149138</wp:posOffset>
            </wp:positionV>
            <wp:extent cx="5351038" cy="8887104"/>
            <wp:effectExtent l="63500" t="63500" r="59690" b="66675"/>
            <wp:wrapTopAndBottom/>
            <wp:docPr id="942483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3279"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1038" cy="8887104"/>
                    </a:xfrm>
                    <a:prstGeom prst="rect">
                      <a:avLst/>
                    </a:prstGeom>
                    <a:effectLst>
                      <a:glow rad="63500">
                        <a:schemeClr val="tx1">
                          <a:alpha val="40000"/>
                        </a:schemeClr>
                      </a:glow>
                    </a:effectLst>
                  </pic:spPr>
                </pic:pic>
              </a:graphicData>
            </a:graphic>
          </wp:anchor>
        </w:drawing>
      </w:r>
    </w:p>
    <w:p w14:paraId="5C5F3FA1" w14:textId="41BD40E4" w:rsidR="005C0C0C" w:rsidRDefault="005C0C0C">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490742CC" w14:textId="275D35E0" w:rsidR="005120CD" w:rsidRPr="005120CD" w:rsidRDefault="005120CD" w:rsidP="000943D0">
      <w:pPr>
        <w:pStyle w:val="Heading2"/>
        <w:numPr>
          <w:ilvl w:val="0"/>
          <w:numId w:val="2"/>
        </w:numPr>
        <w:spacing w:line="360" w:lineRule="auto"/>
        <w:rPr>
          <w:rFonts w:ascii="Times New Roman" w:hAnsi="Times New Roman" w:cs="Times New Roman"/>
          <w:b/>
          <w:bCs/>
          <w:color w:val="auto"/>
          <w:sz w:val="36"/>
          <w:szCs w:val="36"/>
        </w:rPr>
      </w:pPr>
      <w:bookmarkStart w:id="26" w:name="_Toc208537309"/>
      <w:r w:rsidRPr="005120CD">
        <w:rPr>
          <w:rFonts w:ascii="Times New Roman" w:hAnsi="Times New Roman" w:cs="Times New Roman"/>
          <w:b/>
          <w:bCs/>
          <w:color w:val="auto"/>
          <w:sz w:val="36"/>
          <w:szCs w:val="36"/>
        </w:rPr>
        <w:lastRenderedPageBreak/>
        <w:t>Handling payments</w:t>
      </w:r>
      <w:bookmarkEnd w:id="26"/>
    </w:p>
    <w:p w14:paraId="451B3130" w14:textId="77777777" w:rsidR="003B7468" w:rsidRDefault="008D1F14" w:rsidP="003B7468">
      <w:pPr>
        <w:keepNext/>
        <w:jc w:val="center"/>
      </w:pPr>
      <w:r w:rsidRPr="008D1F14">
        <w:rPr>
          <w:rFonts w:ascii="Times New Roman" w:hAnsi="Times New Roman" w:cs="Times New Roman"/>
          <w:b/>
          <w:bCs/>
          <w:noProof/>
          <w:sz w:val="36"/>
          <w:szCs w:val="36"/>
        </w:rPr>
        <w:drawing>
          <wp:inline distT="0" distB="0" distL="0" distR="0" wp14:anchorId="6CF030D4" wp14:editId="26989818">
            <wp:extent cx="4559300" cy="9385300"/>
            <wp:effectExtent l="63500" t="63500" r="63500" b="63500"/>
            <wp:docPr id="28487446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74464" name="Picture 1" descr="A diagram of a flowchart&#10;&#10;AI-generated content may be incorrect."/>
                    <pic:cNvPicPr/>
                  </pic:nvPicPr>
                  <pic:blipFill>
                    <a:blip r:embed="rId15"/>
                    <a:stretch>
                      <a:fillRect/>
                    </a:stretch>
                  </pic:blipFill>
                  <pic:spPr>
                    <a:xfrm>
                      <a:off x="0" y="0"/>
                      <a:ext cx="4559300" cy="9385300"/>
                    </a:xfrm>
                    <a:prstGeom prst="rect">
                      <a:avLst/>
                    </a:prstGeom>
                    <a:effectLst>
                      <a:glow rad="63500">
                        <a:schemeClr val="tx1">
                          <a:alpha val="40000"/>
                        </a:schemeClr>
                      </a:glow>
                    </a:effectLst>
                  </pic:spPr>
                </pic:pic>
              </a:graphicData>
            </a:graphic>
          </wp:inline>
        </w:drawing>
      </w:r>
    </w:p>
    <w:p w14:paraId="3F3AC924" w14:textId="01EC1F23" w:rsidR="003B7468" w:rsidRDefault="003B7468" w:rsidP="003B7468">
      <w:pPr>
        <w:pStyle w:val="Caption"/>
        <w:jc w:val="center"/>
      </w:pPr>
      <w:r>
        <w:t xml:space="preserve">Figure </w:t>
      </w:r>
      <w:fldSimple w:instr=" SEQ Figure \* ARABIC ">
        <w:r>
          <w:rPr>
            <w:noProof/>
          </w:rPr>
          <w:t>6</w:t>
        </w:r>
      </w:fldSimple>
      <w:r>
        <w:t xml:space="preserve"> - workflow of payment handling tasks</w:t>
      </w:r>
    </w:p>
    <w:p w14:paraId="5279D760" w14:textId="7B1DE65B" w:rsidR="005120CD" w:rsidRPr="005120CD" w:rsidRDefault="008D1F14" w:rsidP="001D5E78">
      <w:pPr>
        <w:jc w:val="center"/>
        <w:rPr>
          <w:rFonts w:ascii="Times New Roman" w:hAnsi="Times New Roman" w:cs="Times New Roman"/>
          <w:b/>
          <w:bCs/>
          <w:sz w:val="36"/>
          <w:szCs w:val="36"/>
        </w:rPr>
      </w:pPr>
      <w:r>
        <w:rPr>
          <w:rFonts w:ascii="Times New Roman" w:hAnsi="Times New Roman" w:cs="Times New Roman"/>
          <w:b/>
          <w:bCs/>
          <w:sz w:val="36"/>
          <w:szCs w:val="36"/>
        </w:rPr>
        <w:br w:type="page"/>
      </w:r>
    </w:p>
    <w:p w14:paraId="7E42549D" w14:textId="5850BAA8" w:rsidR="005120CD" w:rsidRPr="005120CD" w:rsidRDefault="005120CD" w:rsidP="000943D0">
      <w:pPr>
        <w:pStyle w:val="Heading2"/>
        <w:numPr>
          <w:ilvl w:val="0"/>
          <w:numId w:val="2"/>
        </w:numPr>
        <w:spacing w:line="360" w:lineRule="auto"/>
        <w:rPr>
          <w:rFonts w:ascii="Times New Roman" w:hAnsi="Times New Roman" w:cs="Times New Roman"/>
          <w:b/>
          <w:bCs/>
          <w:color w:val="auto"/>
          <w:sz w:val="36"/>
          <w:szCs w:val="36"/>
        </w:rPr>
      </w:pPr>
      <w:bookmarkStart w:id="27" w:name="_Toc208537310"/>
      <w:r w:rsidRPr="005120CD">
        <w:rPr>
          <w:rFonts w:ascii="Times New Roman" w:hAnsi="Times New Roman" w:cs="Times New Roman"/>
          <w:b/>
          <w:bCs/>
          <w:color w:val="auto"/>
          <w:sz w:val="36"/>
          <w:szCs w:val="36"/>
        </w:rPr>
        <w:lastRenderedPageBreak/>
        <w:t>Managing goods packaging</w:t>
      </w:r>
      <w:bookmarkEnd w:id="27"/>
    </w:p>
    <w:p w14:paraId="595F81B9" w14:textId="77777777" w:rsidR="00780533" w:rsidRDefault="00780533" w:rsidP="00780533">
      <w:pPr>
        <w:keepNext/>
        <w:jc w:val="center"/>
      </w:pPr>
      <w:r w:rsidRPr="00780533">
        <w:rPr>
          <w:rFonts w:ascii="Times New Roman" w:hAnsi="Times New Roman" w:cs="Times New Roman"/>
          <w:b/>
          <w:bCs/>
          <w:noProof/>
          <w:sz w:val="36"/>
          <w:szCs w:val="36"/>
          <w:lang w:val="vi-VN"/>
        </w:rPr>
        <w:drawing>
          <wp:inline distT="0" distB="0" distL="0" distR="0" wp14:anchorId="4A5FB68A" wp14:editId="167D4446">
            <wp:extent cx="5337840" cy="9628791"/>
            <wp:effectExtent l="63500" t="63500" r="59690" b="61595"/>
            <wp:docPr id="185506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5250" name=""/>
                    <pic:cNvPicPr/>
                  </pic:nvPicPr>
                  <pic:blipFill>
                    <a:blip r:embed="rId16"/>
                    <a:stretch>
                      <a:fillRect/>
                    </a:stretch>
                  </pic:blipFill>
                  <pic:spPr>
                    <a:xfrm>
                      <a:off x="0" y="0"/>
                      <a:ext cx="5375294" cy="9696354"/>
                    </a:xfrm>
                    <a:prstGeom prst="rect">
                      <a:avLst/>
                    </a:prstGeom>
                    <a:effectLst>
                      <a:glow rad="63500">
                        <a:schemeClr val="tx1">
                          <a:alpha val="40000"/>
                        </a:schemeClr>
                      </a:glow>
                    </a:effectLst>
                  </pic:spPr>
                </pic:pic>
              </a:graphicData>
            </a:graphic>
          </wp:inline>
        </w:drawing>
      </w:r>
    </w:p>
    <w:p w14:paraId="543D2D2F" w14:textId="003A89E5" w:rsidR="005120CD" w:rsidRPr="00780533" w:rsidRDefault="00780533" w:rsidP="00780533">
      <w:pPr>
        <w:pStyle w:val="Caption"/>
        <w:jc w:val="center"/>
        <w:rPr>
          <w:rFonts w:ascii="Times New Roman" w:hAnsi="Times New Roman" w:cs="Times New Roman"/>
          <w:b/>
          <w:sz w:val="36"/>
          <w:szCs w:val="36"/>
          <w:lang w:val="vi-VN"/>
        </w:rPr>
      </w:pPr>
      <w:r>
        <w:t xml:space="preserve">Figure </w:t>
      </w:r>
      <w:fldSimple w:instr=" SEQ Figure \* ARABIC ">
        <w:r>
          <w:rPr>
            <w:noProof/>
          </w:rPr>
          <w:t>7</w:t>
        </w:r>
      </w:fldSimple>
      <w:r>
        <w:rPr>
          <w:lang w:val="vi-VN"/>
        </w:rPr>
        <w:t xml:space="preserve"> - </w:t>
      </w:r>
      <w:r>
        <w:t>workflow of managing goods packaging</w:t>
      </w:r>
    </w:p>
    <w:p w14:paraId="01D8861C" w14:textId="77777777" w:rsidR="00666278" w:rsidRDefault="00666278">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5DB1E863" w14:textId="77777777" w:rsidR="005120CD" w:rsidRPr="005120CD" w:rsidRDefault="005120CD" w:rsidP="000943D0">
      <w:pPr>
        <w:pStyle w:val="Heading2"/>
        <w:numPr>
          <w:ilvl w:val="0"/>
          <w:numId w:val="2"/>
        </w:numPr>
        <w:spacing w:line="360" w:lineRule="auto"/>
        <w:rPr>
          <w:rFonts w:ascii="Times New Roman" w:hAnsi="Times New Roman" w:cs="Times New Roman"/>
          <w:b/>
          <w:bCs/>
          <w:color w:val="auto"/>
          <w:sz w:val="36"/>
          <w:szCs w:val="36"/>
        </w:rPr>
      </w:pPr>
      <w:bookmarkStart w:id="28" w:name="_Toc208537311"/>
      <w:r w:rsidRPr="005120CD">
        <w:rPr>
          <w:rFonts w:ascii="Times New Roman" w:hAnsi="Times New Roman" w:cs="Times New Roman"/>
          <w:b/>
          <w:bCs/>
          <w:color w:val="auto"/>
          <w:sz w:val="36"/>
          <w:szCs w:val="36"/>
        </w:rPr>
        <w:lastRenderedPageBreak/>
        <w:t>Shipment</w:t>
      </w:r>
      <w:bookmarkEnd w:id="28"/>
    </w:p>
    <w:p w14:paraId="01E87531" w14:textId="3C6402C7" w:rsidR="001370F3" w:rsidRDefault="004920AE" w:rsidP="00784710">
      <w:pPr>
        <w:jc w:val="center"/>
      </w:pPr>
      <w:r w:rsidRPr="004920AE">
        <w:rPr>
          <w:noProof/>
        </w:rPr>
        <w:drawing>
          <wp:inline distT="0" distB="0" distL="0" distR="0" wp14:anchorId="63CB636F" wp14:editId="2DE9EC49">
            <wp:extent cx="5100911" cy="9080500"/>
            <wp:effectExtent l="63500" t="63500" r="68580" b="63500"/>
            <wp:docPr id="97517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8743" name=""/>
                    <pic:cNvPicPr/>
                  </pic:nvPicPr>
                  <pic:blipFill>
                    <a:blip r:embed="rId17"/>
                    <a:stretch>
                      <a:fillRect/>
                    </a:stretch>
                  </pic:blipFill>
                  <pic:spPr>
                    <a:xfrm>
                      <a:off x="0" y="0"/>
                      <a:ext cx="5120156" cy="9114760"/>
                    </a:xfrm>
                    <a:prstGeom prst="rect">
                      <a:avLst/>
                    </a:prstGeom>
                    <a:effectLst>
                      <a:glow rad="63500">
                        <a:schemeClr val="tx1">
                          <a:alpha val="40000"/>
                        </a:schemeClr>
                      </a:glow>
                    </a:effectLst>
                  </pic:spPr>
                </pic:pic>
              </a:graphicData>
            </a:graphic>
          </wp:inline>
        </w:drawing>
      </w:r>
    </w:p>
    <w:p w14:paraId="387B6CE5" w14:textId="40DD8D3F" w:rsidR="00666278" w:rsidRPr="00BB1DCA" w:rsidRDefault="001370F3" w:rsidP="001370F3">
      <w:pPr>
        <w:pStyle w:val="Caption"/>
        <w:jc w:val="center"/>
        <w:rPr>
          <w:rFonts w:ascii="Times New Roman" w:eastAsiaTheme="majorEastAsia" w:hAnsi="Times New Roman" w:cs="Times New Roman"/>
          <w:b/>
          <w:color w:val="auto"/>
          <w:sz w:val="36"/>
          <w:szCs w:val="36"/>
        </w:rPr>
      </w:pPr>
      <w:r>
        <w:t xml:space="preserve">Figure </w:t>
      </w:r>
      <w:fldSimple w:instr=" SEQ Figure \* ARABIC ">
        <w:r>
          <w:rPr>
            <w:noProof/>
          </w:rPr>
          <w:t>8</w:t>
        </w:r>
      </w:fldSimple>
      <w:r>
        <w:t xml:space="preserve"> - workflow illustrating shipment procedure</w:t>
      </w:r>
    </w:p>
    <w:p w14:paraId="3B41113D" w14:textId="77777777" w:rsidR="001370F3" w:rsidRDefault="001370F3">
      <w:pPr>
        <w:rPr>
          <w:rFonts w:ascii="Times New Roman" w:eastAsiaTheme="majorEastAsia" w:hAnsi="Times New Roman" w:cs="Times New Roman"/>
          <w:sz w:val="48"/>
          <w:szCs w:val="48"/>
        </w:rPr>
      </w:pPr>
      <w:r>
        <w:rPr>
          <w:rFonts w:ascii="Times New Roman" w:hAnsi="Times New Roman" w:cs="Times New Roman"/>
          <w:sz w:val="48"/>
          <w:szCs w:val="48"/>
        </w:rPr>
        <w:br w:type="page"/>
      </w:r>
    </w:p>
    <w:p w14:paraId="74D7B573" w14:textId="6A9D881B" w:rsidR="00CC6507" w:rsidRPr="00B1578C" w:rsidRDefault="00E40D19" w:rsidP="00B4548B">
      <w:pPr>
        <w:pStyle w:val="Heading1"/>
        <w:numPr>
          <w:ilvl w:val="0"/>
          <w:numId w:val="1"/>
        </w:numPr>
        <w:spacing w:line="360" w:lineRule="auto"/>
        <w:rPr>
          <w:rFonts w:ascii="Times New Roman" w:hAnsi="Times New Roman" w:cs="Times New Roman"/>
          <w:color w:val="auto"/>
          <w:sz w:val="48"/>
          <w:szCs w:val="48"/>
        </w:rPr>
      </w:pPr>
      <w:bookmarkStart w:id="29" w:name="_Toc208537312"/>
      <w:r>
        <w:rPr>
          <w:rFonts w:ascii="Times New Roman" w:hAnsi="Times New Roman" w:cs="Times New Roman"/>
          <w:color w:val="auto"/>
          <w:sz w:val="48"/>
          <w:szCs w:val="48"/>
        </w:rPr>
        <w:lastRenderedPageBreak/>
        <w:t>Data Model</w:t>
      </w:r>
      <w:bookmarkEnd w:id="29"/>
    </w:p>
    <w:p w14:paraId="49659C8B" w14:textId="72ED3B7C" w:rsidR="00BC4E77" w:rsidRDefault="00BC4E77" w:rsidP="000943D0">
      <w:pPr>
        <w:pStyle w:val="Heading2"/>
        <w:numPr>
          <w:ilvl w:val="0"/>
          <w:numId w:val="50"/>
        </w:numPr>
        <w:rPr>
          <w:rFonts w:ascii="Times New Roman" w:hAnsi="Times New Roman" w:cs="Times New Roman"/>
          <w:b/>
          <w:bCs/>
          <w:color w:val="auto"/>
          <w:sz w:val="36"/>
          <w:szCs w:val="36"/>
          <w:lang w:val="vi-VN"/>
        </w:rPr>
      </w:pPr>
      <w:bookmarkStart w:id="30" w:name="_Toc208537313"/>
      <w:r w:rsidRPr="00B4548B">
        <w:rPr>
          <w:rFonts w:ascii="Times New Roman" w:hAnsi="Times New Roman" w:cs="Times New Roman"/>
          <w:b/>
          <w:bCs/>
          <w:color w:val="auto"/>
          <w:sz w:val="36"/>
          <w:szCs w:val="36"/>
        </w:rPr>
        <w:t>Domain Model</w:t>
      </w:r>
      <w:bookmarkEnd w:id="30"/>
    </w:p>
    <w:p w14:paraId="0C3AB485" w14:textId="281D4D02" w:rsidR="00BC4E77" w:rsidRPr="000D2342" w:rsidRDefault="005F2146" w:rsidP="0010448B">
      <w:pPr>
        <w:spacing w:line="360" w:lineRule="auto"/>
        <w:jc w:val="center"/>
        <w:rPr>
          <w:lang w:val="vi-VN"/>
        </w:rPr>
      </w:pPr>
      <w:r>
        <w:rPr>
          <w:noProof/>
          <w:lang w:val="vi-VN"/>
        </w:rPr>
        <w:drawing>
          <wp:inline distT="0" distB="0" distL="0" distR="0" wp14:anchorId="0720123B" wp14:editId="3513641E">
            <wp:extent cx="6529175" cy="4641574"/>
            <wp:effectExtent l="0" t="0" r="0" b="0"/>
            <wp:docPr id="1312575215"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5215" name="Picture 10"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538743" cy="4648376"/>
                    </a:xfrm>
                    <a:prstGeom prst="rect">
                      <a:avLst/>
                    </a:prstGeom>
                  </pic:spPr>
                </pic:pic>
              </a:graphicData>
            </a:graphic>
          </wp:inline>
        </w:drawing>
      </w:r>
    </w:p>
    <w:p w14:paraId="358B2EA9" w14:textId="411B8531" w:rsidR="00BC4E77" w:rsidRDefault="00BC4E77" w:rsidP="000943D0">
      <w:pPr>
        <w:pStyle w:val="Heading2"/>
        <w:numPr>
          <w:ilvl w:val="0"/>
          <w:numId w:val="50"/>
        </w:numPr>
        <w:rPr>
          <w:rFonts w:ascii="Times New Roman" w:hAnsi="Times New Roman" w:cs="Times New Roman"/>
          <w:b/>
          <w:bCs/>
          <w:color w:val="auto"/>
          <w:sz w:val="36"/>
          <w:szCs w:val="36"/>
          <w:lang w:val="vi-VN"/>
        </w:rPr>
      </w:pPr>
      <w:bookmarkStart w:id="31" w:name="_Toc208537314"/>
      <w:r w:rsidRPr="00B4548B">
        <w:rPr>
          <w:rFonts w:ascii="Times New Roman" w:hAnsi="Times New Roman" w:cs="Times New Roman"/>
          <w:b/>
          <w:bCs/>
          <w:color w:val="auto"/>
          <w:sz w:val="36"/>
          <w:szCs w:val="36"/>
        </w:rPr>
        <w:t>Entity Descriptions</w:t>
      </w:r>
      <w:bookmarkEnd w:id="31"/>
    </w:p>
    <w:p w14:paraId="4E44DC40" w14:textId="36C3DACB" w:rsidR="0034632B" w:rsidRDefault="00EC5642" w:rsidP="000943D0">
      <w:pPr>
        <w:pStyle w:val="ListParagraph"/>
        <w:numPr>
          <w:ilvl w:val="0"/>
          <w:numId w:val="81"/>
        </w:numPr>
        <w:spacing w:line="300" w:lineRule="auto"/>
        <w:jc w:val="both"/>
        <w:rPr>
          <w:rFonts w:ascii="Times New Roman" w:hAnsi="Times New Roman" w:cs="Times New Roman"/>
          <w:sz w:val="28"/>
          <w:szCs w:val="28"/>
          <w:lang w:val="vi-VN"/>
        </w:rPr>
      </w:pPr>
      <w:r w:rsidRPr="006D16CF">
        <w:rPr>
          <w:rFonts w:ascii="Times New Roman" w:hAnsi="Times New Roman" w:cs="Times New Roman"/>
          <w:b/>
          <w:sz w:val="28"/>
          <w:szCs w:val="28"/>
          <w:lang w:val="vi-VN"/>
        </w:rPr>
        <w:t>Customer:</w:t>
      </w:r>
      <w:r w:rsidRPr="006D16CF">
        <w:rPr>
          <w:rFonts w:ascii="Times New Roman" w:hAnsi="Times New Roman" w:cs="Times New Roman"/>
          <w:sz w:val="28"/>
          <w:szCs w:val="28"/>
          <w:lang w:val="vi-VN"/>
        </w:rPr>
        <w:t xml:space="preserve"> The customer </w:t>
      </w:r>
      <w:r w:rsidR="004C3625" w:rsidRPr="006D16CF">
        <w:rPr>
          <w:rFonts w:ascii="Times New Roman" w:hAnsi="Times New Roman" w:cs="Times New Roman"/>
          <w:sz w:val="28"/>
          <w:szCs w:val="28"/>
          <w:lang w:val="vi-VN"/>
        </w:rPr>
        <w:t>is people or user who will</w:t>
      </w:r>
      <w:r w:rsidR="006A4EF4" w:rsidRPr="006D16CF">
        <w:rPr>
          <w:rFonts w:ascii="Times New Roman" w:hAnsi="Times New Roman" w:cs="Times New Roman"/>
          <w:sz w:val="28"/>
          <w:szCs w:val="28"/>
          <w:lang w:val="vi-VN"/>
        </w:rPr>
        <w:t xml:space="preserve"> </w:t>
      </w:r>
      <w:r w:rsidR="00A07FE4" w:rsidRPr="006D16CF">
        <w:rPr>
          <w:rFonts w:ascii="Times New Roman" w:hAnsi="Times New Roman" w:cs="Times New Roman"/>
          <w:sz w:val="28"/>
          <w:szCs w:val="28"/>
          <w:lang w:val="vi-VN"/>
        </w:rPr>
        <w:t xml:space="preserve">potentially </w:t>
      </w:r>
      <w:r w:rsidR="00604020" w:rsidRPr="006D16CF">
        <w:rPr>
          <w:rFonts w:ascii="Times New Roman" w:hAnsi="Times New Roman" w:cs="Times New Roman"/>
          <w:sz w:val="28"/>
          <w:szCs w:val="28"/>
          <w:lang w:val="vi-VN"/>
        </w:rPr>
        <w:t xml:space="preserve">buying </w:t>
      </w:r>
      <w:r w:rsidR="00C60322" w:rsidRPr="006D16CF">
        <w:rPr>
          <w:rFonts w:ascii="Times New Roman" w:hAnsi="Times New Roman" w:cs="Times New Roman"/>
          <w:sz w:val="28"/>
          <w:szCs w:val="28"/>
          <w:lang w:val="vi-VN"/>
        </w:rPr>
        <w:t xml:space="preserve">products from </w:t>
      </w:r>
      <w:r w:rsidR="00E66265" w:rsidRPr="006D16CF">
        <w:rPr>
          <w:rFonts w:ascii="Times New Roman" w:hAnsi="Times New Roman" w:cs="Times New Roman"/>
          <w:sz w:val="28"/>
          <w:szCs w:val="28"/>
          <w:lang w:val="vi-VN"/>
        </w:rPr>
        <w:t>Your Local Shop</w:t>
      </w:r>
      <w:r w:rsidR="0044481C" w:rsidRPr="006D16CF">
        <w:rPr>
          <w:rFonts w:ascii="Times New Roman" w:hAnsi="Times New Roman" w:cs="Times New Roman"/>
          <w:sz w:val="28"/>
          <w:szCs w:val="28"/>
          <w:lang w:val="vi-VN"/>
        </w:rPr>
        <w:t xml:space="preserve">, they </w:t>
      </w:r>
      <w:r w:rsidR="00217F46" w:rsidRPr="006D16CF">
        <w:rPr>
          <w:rFonts w:ascii="Times New Roman" w:hAnsi="Times New Roman" w:cs="Times New Roman"/>
          <w:sz w:val="28"/>
          <w:szCs w:val="28"/>
          <w:lang w:val="vi-VN"/>
        </w:rPr>
        <w:t xml:space="preserve">can access the webpage and creating their own account to </w:t>
      </w:r>
      <w:r w:rsidR="00F7038C" w:rsidRPr="006D16CF">
        <w:rPr>
          <w:rFonts w:ascii="Times New Roman" w:hAnsi="Times New Roman" w:cs="Times New Roman"/>
          <w:sz w:val="28"/>
          <w:szCs w:val="28"/>
          <w:lang w:val="vi-VN"/>
        </w:rPr>
        <w:t xml:space="preserve">purchase </w:t>
      </w:r>
      <w:r w:rsidR="00030918" w:rsidRPr="006D16CF">
        <w:rPr>
          <w:rFonts w:ascii="Times New Roman" w:hAnsi="Times New Roman" w:cs="Times New Roman"/>
          <w:sz w:val="28"/>
          <w:szCs w:val="28"/>
          <w:lang w:val="vi-VN"/>
        </w:rPr>
        <w:t xml:space="preserve">products </w:t>
      </w:r>
      <w:r w:rsidR="003F1085" w:rsidRPr="006D16CF">
        <w:rPr>
          <w:rFonts w:ascii="Times New Roman" w:hAnsi="Times New Roman" w:cs="Times New Roman"/>
          <w:sz w:val="28"/>
          <w:szCs w:val="28"/>
          <w:lang w:val="vi-VN"/>
        </w:rPr>
        <w:t>online</w:t>
      </w:r>
      <w:r w:rsidR="00000275" w:rsidRPr="006D16CF">
        <w:rPr>
          <w:rFonts w:ascii="Times New Roman" w:hAnsi="Times New Roman" w:cs="Times New Roman"/>
          <w:sz w:val="28"/>
          <w:szCs w:val="28"/>
          <w:lang w:val="vi-VN"/>
        </w:rPr>
        <w:t xml:space="preserve"> from Your Local Shop.</w:t>
      </w:r>
    </w:p>
    <w:p w14:paraId="45419D2F" w14:textId="225A8086" w:rsidR="005F2146" w:rsidRPr="006D16CF" w:rsidRDefault="005F2146" w:rsidP="000943D0">
      <w:pPr>
        <w:pStyle w:val="ListParagraph"/>
        <w:numPr>
          <w:ilvl w:val="0"/>
          <w:numId w:val="81"/>
        </w:numPr>
        <w:spacing w:line="300" w:lineRule="auto"/>
        <w:jc w:val="both"/>
        <w:rPr>
          <w:rFonts w:ascii="Times New Roman" w:hAnsi="Times New Roman" w:cs="Times New Roman"/>
          <w:sz w:val="28"/>
          <w:szCs w:val="28"/>
          <w:lang w:val="vi-VN"/>
        </w:rPr>
      </w:pPr>
      <w:r>
        <w:rPr>
          <w:rFonts w:ascii="Times New Roman" w:hAnsi="Times New Roman" w:cs="Times New Roman"/>
          <w:b/>
          <w:sz w:val="28"/>
          <w:szCs w:val="28"/>
          <w:lang w:val="vi-VN"/>
        </w:rPr>
        <w:t xml:space="preserve">Account: </w:t>
      </w:r>
      <w:r w:rsidRPr="005F2146">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A</w:t>
      </w:r>
      <w:r w:rsidRPr="005F2146">
        <w:rPr>
          <w:rFonts w:ascii="Times New Roman" w:hAnsi="Times New Roman" w:cs="Times New Roman"/>
          <w:bCs/>
          <w:sz w:val="28"/>
          <w:szCs w:val="28"/>
          <w:lang w:val="vi-VN"/>
        </w:rPr>
        <w:t>ccount</w:t>
      </w:r>
      <w:r>
        <w:rPr>
          <w:rFonts w:ascii="Times New Roman" w:hAnsi="Times New Roman" w:cs="Times New Roman"/>
          <w:bCs/>
          <w:sz w:val="28"/>
          <w:szCs w:val="28"/>
          <w:lang w:val="vi-VN"/>
        </w:rPr>
        <w:t>s</w:t>
      </w:r>
      <w:r w:rsidRPr="005F2146">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 xml:space="preserve">are </w:t>
      </w:r>
      <w:r w:rsidRPr="005F2146">
        <w:rPr>
          <w:rFonts w:ascii="Times New Roman" w:hAnsi="Times New Roman" w:cs="Times New Roman"/>
          <w:bCs/>
          <w:sz w:val="28"/>
          <w:szCs w:val="28"/>
          <w:lang w:val="vi-VN"/>
        </w:rPr>
        <w:t>created by customer</w:t>
      </w:r>
      <w:r>
        <w:rPr>
          <w:rFonts w:ascii="Times New Roman" w:hAnsi="Times New Roman" w:cs="Times New Roman"/>
          <w:bCs/>
          <w:sz w:val="28"/>
          <w:szCs w:val="28"/>
          <w:lang w:val="vi-VN"/>
        </w:rPr>
        <w:t>s</w:t>
      </w:r>
      <w:r w:rsidRPr="005F2146">
        <w:rPr>
          <w:rFonts w:ascii="Times New Roman" w:hAnsi="Times New Roman" w:cs="Times New Roman"/>
          <w:bCs/>
          <w:sz w:val="28"/>
          <w:szCs w:val="28"/>
          <w:lang w:val="vi-VN"/>
        </w:rPr>
        <w:t xml:space="preserve"> who want to buy products from the store, one customer can have multiple accounts</w:t>
      </w:r>
    </w:p>
    <w:p w14:paraId="253E96BE" w14:textId="2B581107" w:rsidR="00000275" w:rsidRPr="006D16CF" w:rsidRDefault="009841CA" w:rsidP="000943D0">
      <w:pPr>
        <w:pStyle w:val="ListParagraph"/>
        <w:numPr>
          <w:ilvl w:val="0"/>
          <w:numId w:val="81"/>
        </w:numPr>
        <w:spacing w:line="300" w:lineRule="auto"/>
        <w:jc w:val="both"/>
        <w:rPr>
          <w:rFonts w:ascii="Times New Roman" w:hAnsi="Times New Roman" w:cs="Times New Roman"/>
          <w:sz w:val="28"/>
          <w:szCs w:val="28"/>
          <w:lang w:val="vi-VN"/>
        </w:rPr>
      </w:pPr>
      <w:r w:rsidRPr="006D16CF">
        <w:rPr>
          <w:rFonts w:ascii="Times New Roman" w:hAnsi="Times New Roman" w:cs="Times New Roman"/>
          <w:b/>
          <w:sz w:val="28"/>
          <w:szCs w:val="28"/>
          <w:lang w:val="vi-VN"/>
        </w:rPr>
        <w:t>Shopping Cart:</w:t>
      </w:r>
      <w:r w:rsidRPr="006D16CF">
        <w:rPr>
          <w:rFonts w:ascii="Times New Roman" w:hAnsi="Times New Roman" w:cs="Times New Roman"/>
          <w:sz w:val="28"/>
          <w:szCs w:val="28"/>
          <w:lang w:val="vi-VN"/>
        </w:rPr>
        <w:t xml:space="preserve"> A temporary cart that </w:t>
      </w:r>
      <w:r w:rsidR="005440CC" w:rsidRPr="006D16CF">
        <w:rPr>
          <w:rFonts w:ascii="Times New Roman" w:hAnsi="Times New Roman" w:cs="Times New Roman"/>
          <w:sz w:val="28"/>
          <w:szCs w:val="28"/>
          <w:lang w:val="vi-VN"/>
        </w:rPr>
        <w:t xml:space="preserve">has ability to store </w:t>
      </w:r>
      <w:r w:rsidR="001B3654" w:rsidRPr="006D16CF">
        <w:rPr>
          <w:rFonts w:ascii="Times New Roman" w:hAnsi="Times New Roman" w:cs="Times New Roman"/>
          <w:sz w:val="28"/>
          <w:szCs w:val="28"/>
          <w:lang w:val="vi-VN"/>
        </w:rPr>
        <w:t xml:space="preserve">all the products </w:t>
      </w:r>
      <w:r w:rsidR="00223C78" w:rsidRPr="006D16CF">
        <w:rPr>
          <w:rFonts w:ascii="Times New Roman" w:hAnsi="Times New Roman" w:cs="Times New Roman"/>
          <w:sz w:val="28"/>
          <w:szCs w:val="28"/>
          <w:lang w:val="vi-VN"/>
        </w:rPr>
        <w:t xml:space="preserve">that </w:t>
      </w:r>
      <w:r w:rsidR="00FD53C0" w:rsidRPr="006D16CF">
        <w:rPr>
          <w:rFonts w:ascii="Times New Roman" w:hAnsi="Times New Roman" w:cs="Times New Roman"/>
          <w:sz w:val="28"/>
          <w:szCs w:val="28"/>
          <w:lang w:val="vi-VN"/>
        </w:rPr>
        <w:t>customer</w:t>
      </w:r>
      <w:r w:rsidR="00223C78" w:rsidRPr="006D16CF">
        <w:rPr>
          <w:rFonts w:ascii="Times New Roman" w:hAnsi="Times New Roman" w:cs="Times New Roman"/>
          <w:sz w:val="28"/>
          <w:szCs w:val="28"/>
          <w:lang w:val="vi-VN"/>
        </w:rPr>
        <w:t xml:space="preserve"> </w:t>
      </w:r>
      <w:r w:rsidR="00DE4468" w:rsidRPr="006D16CF">
        <w:rPr>
          <w:rFonts w:ascii="Times New Roman" w:hAnsi="Times New Roman" w:cs="Times New Roman"/>
          <w:sz w:val="28"/>
          <w:szCs w:val="28"/>
          <w:lang w:val="vi-VN"/>
        </w:rPr>
        <w:t xml:space="preserve">want to buy when </w:t>
      </w:r>
      <w:r w:rsidR="004C3398" w:rsidRPr="006D16CF">
        <w:rPr>
          <w:rFonts w:ascii="Times New Roman" w:hAnsi="Times New Roman" w:cs="Times New Roman"/>
          <w:sz w:val="28"/>
          <w:szCs w:val="28"/>
          <w:lang w:val="vi-VN"/>
        </w:rPr>
        <w:t>browsing the catalo</w:t>
      </w:r>
      <w:r w:rsidR="00C854B3" w:rsidRPr="006D16CF">
        <w:rPr>
          <w:rFonts w:ascii="Times New Roman" w:hAnsi="Times New Roman" w:cs="Times New Roman"/>
          <w:sz w:val="28"/>
          <w:szCs w:val="28"/>
          <w:lang w:val="vi-VN"/>
        </w:rPr>
        <w:t>gu</w:t>
      </w:r>
      <w:r w:rsidR="004C3398" w:rsidRPr="006D16CF">
        <w:rPr>
          <w:rFonts w:ascii="Times New Roman" w:hAnsi="Times New Roman" w:cs="Times New Roman"/>
          <w:sz w:val="28"/>
          <w:szCs w:val="28"/>
          <w:lang w:val="vi-VN"/>
        </w:rPr>
        <w:t>e</w:t>
      </w:r>
      <w:r w:rsidR="005A5BAB" w:rsidRPr="006D16CF">
        <w:rPr>
          <w:rFonts w:ascii="Times New Roman" w:hAnsi="Times New Roman" w:cs="Times New Roman"/>
          <w:sz w:val="28"/>
          <w:szCs w:val="28"/>
          <w:lang w:val="vi-VN"/>
        </w:rPr>
        <w:t xml:space="preserve">, </w:t>
      </w:r>
      <w:r w:rsidR="00FD53C0" w:rsidRPr="006D16CF">
        <w:rPr>
          <w:rFonts w:ascii="Times New Roman" w:hAnsi="Times New Roman" w:cs="Times New Roman"/>
          <w:sz w:val="28"/>
          <w:szCs w:val="28"/>
          <w:lang w:val="vi-VN"/>
        </w:rPr>
        <w:t xml:space="preserve">customer can change the number of the </w:t>
      </w:r>
      <w:r w:rsidR="007B7F94" w:rsidRPr="006D16CF">
        <w:rPr>
          <w:rFonts w:ascii="Times New Roman" w:hAnsi="Times New Roman" w:cs="Times New Roman"/>
          <w:sz w:val="28"/>
          <w:szCs w:val="28"/>
          <w:lang w:val="vi-VN"/>
        </w:rPr>
        <w:t>products</w:t>
      </w:r>
      <w:r w:rsidR="008433B1" w:rsidRPr="006D16CF">
        <w:rPr>
          <w:rFonts w:ascii="Times New Roman" w:hAnsi="Times New Roman" w:cs="Times New Roman"/>
          <w:sz w:val="28"/>
          <w:szCs w:val="28"/>
          <w:lang w:val="vi-VN"/>
        </w:rPr>
        <w:t xml:space="preserve">, delete/ update products and check out the </w:t>
      </w:r>
      <w:r w:rsidR="00621598" w:rsidRPr="006D16CF">
        <w:rPr>
          <w:rFonts w:ascii="Times New Roman" w:hAnsi="Times New Roman" w:cs="Times New Roman"/>
          <w:sz w:val="28"/>
          <w:szCs w:val="28"/>
          <w:lang w:val="vi-VN"/>
        </w:rPr>
        <w:t>cart</w:t>
      </w:r>
    </w:p>
    <w:p w14:paraId="5552A3EE" w14:textId="1E3F8C70" w:rsidR="007B6707" w:rsidRPr="006D16CF" w:rsidRDefault="00621598" w:rsidP="000943D0">
      <w:pPr>
        <w:pStyle w:val="ListParagraph"/>
        <w:numPr>
          <w:ilvl w:val="0"/>
          <w:numId w:val="81"/>
        </w:numPr>
        <w:spacing w:line="300" w:lineRule="auto"/>
        <w:jc w:val="both"/>
        <w:rPr>
          <w:rFonts w:ascii="Times New Roman" w:hAnsi="Times New Roman" w:cs="Times New Roman"/>
          <w:sz w:val="28"/>
          <w:szCs w:val="28"/>
          <w:lang w:val="vi-VN"/>
        </w:rPr>
      </w:pPr>
      <w:r w:rsidRPr="006D16CF">
        <w:rPr>
          <w:rFonts w:ascii="Times New Roman" w:hAnsi="Times New Roman" w:cs="Times New Roman"/>
          <w:b/>
          <w:sz w:val="28"/>
          <w:szCs w:val="28"/>
          <w:lang w:val="vi-VN"/>
        </w:rPr>
        <w:t>Order</w:t>
      </w:r>
      <w:r w:rsidR="00565BB8" w:rsidRPr="006D16CF">
        <w:rPr>
          <w:rFonts w:ascii="Times New Roman" w:hAnsi="Times New Roman" w:cs="Times New Roman"/>
          <w:b/>
          <w:sz w:val="28"/>
          <w:szCs w:val="28"/>
          <w:lang w:val="vi-VN"/>
        </w:rPr>
        <w:t>:</w:t>
      </w:r>
      <w:r w:rsidR="005F2146">
        <w:rPr>
          <w:rFonts w:ascii="Times New Roman" w:hAnsi="Times New Roman" w:cs="Times New Roman"/>
          <w:sz w:val="28"/>
          <w:szCs w:val="28"/>
          <w:lang w:val="vi-VN"/>
        </w:rPr>
        <w:t xml:space="preserve"> </w:t>
      </w:r>
      <w:r w:rsidR="003A279C" w:rsidRPr="006D16CF">
        <w:rPr>
          <w:rFonts w:ascii="Times New Roman" w:hAnsi="Times New Roman" w:cs="Times New Roman"/>
          <w:sz w:val="28"/>
          <w:szCs w:val="28"/>
          <w:lang w:val="vi-VN"/>
        </w:rPr>
        <w:t xml:space="preserve">Offical </w:t>
      </w:r>
      <w:r w:rsidR="00CB350A" w:rsidRPr="006D16CF">
        <w:rPr>
          <w:rFonts w:ascii="Times New Roman" w:hAnsi="Times New Roman" w:cs="Times New Roman"/>
          <w:sz w:val="28"/>
          <w:szCs w:val="28"/>
          <w:lang w:val="vi-VN"/>
        </w:rPr>
        <w:t>purchase</w:t>
      </w:r>
      <w:r w:rsidR="00253D58" w:rsidRPr="006D16CF">
        <w:rPr>
          <w:rFonts w:ascii="Times New Roman" w:hAnsi="Times New Roman" w:cs="Times New Roman"/>
          <w:sz w:val="28"/>
          <w:szCs w:val="28"/>
          <w:lang w:val="vi-VN"/>
        </w:rPr>
        <w:t xml:space="preserve"> request from customer </w:t>
      </w:r>
      <w:r w:rsidR="002A2759" w:rsidRPr="006D16CF">
        <w:rPr>
          <w:rFonts w:ascii="Times New Roman" w:hAnsi="Times New Roman" w:cs="Times New Roman"/>
          <w:sz w:val="28"/>
          <w:szCs w:val="28"/>
          <w:lang w:val="vi-VN"/>
        </w:rPr>
        <w:t>to the system</w:t>
      </w:r>
      <w:r w:rsidR="006B0EB9" w:rsidRPr="006D16CF">
        <w:rPr>
          <w:rFonts w:ascii="Times New Roman" w:hAnsi="Times New Roman" w:cs="Times New Roman"/>
          <w:sz w:val="28"/>
          <w:szCs w:val="28"/>
          <w:lang w:val="vi-VN"/>
        </w:rPr>
        <w:t xml:space="preserve"> </w:t>
      </w:r>
      <w:r w:rsidR="00540509" w:rsidRPr="006D16CF">
        <w:rPr>
          <w:rFonts w:ascii="Times New Roman" w:hAnsi="Times New Roman" w:cs="Times New Roman"/>
          <w:sz w:val="28"/>
          <w:szCs w:val="28"/>
          <w:lang w:val="vi-VN"/>
        </w:rPr>
        <w:t>after consider</w:t>
      </w:r>
      <w:r w:rsidR="00BE0856" w:rsidRPr="006D16CF">
        <w:rPr>
          <w:rFonts w:ascii="Times New Roman" w:hAnsi="Times New Roman" w:cs="Times New Roman"/>
          <w:sz w:val="28"/>
          <w:szCs w:val="28"/>
          <w:lang w:val="vi-VN"/>
        </w:rPr>
        <w:t xml:space="preserve">ing all their </w:t>
      </w:r>
      <w:r w:rsidR="007E3C29" w:rsidRPr="006D16CF">
        <w:rPr>
          <w:rFonts w:ascii="Times New Roman" w:hAnsi="Times New Roman" w:cs="Times New Roman"/>
          <w:sz w:val="28"/>
          <w:szCs w:val="28"/>
          <w:lang w:val="vi-VN"/>
        </w:rPr>
        <w:t xml:space="preserve">products and </w:t>
      </w:r>
      <w:r w:rsidR="006F6AEA" w:rsidRPr="006D16CF">
        <w:rPr>
          <w:rFonts w:ascii="Times New Roman" w:hAnsi="Times New Roman" w:cs="Times New Roman"/>
          <w:sz w:val="28"/>
          <w:szCs w:val="28"/>
          <w:lang w:val="vi-VN"/>
        </w:rPr>
        <w:t xml:space="preserve">finishing the </w:t>
      </w:r>
      <w:r w:rsidR="00417934" w:rsidRPr="006D16CF">
        <w:rPr>
          <w:rFonts w:ascii="Times New Roman" w:hAnsi="Times New Roman" w:cs="Times New Roman"/>
          <w:sz w:val="28"/>
          <w:szCs w:val="28"/>
          <w:lang w:val="vi-VN"/>
        </w:rPr>
        <w:t>payment process. It has all the customer</w:t>
      </w:r>
      <w:r w:rsidR="00016B03" w:rsidRPr="006D16CF">
        <w:rPr>
          <w:rFonts w:ascii="Times New Roman" w:hAnsi="Times New Roman" w:cs="Times New Roman"/>
          <w:sz w:val="28"/>
          <w:szCs w:val="28"/>
          <w:lang w:val="vi-VN"/>
        </w:rPr>
        <w:t>s</w:t>
      </w:r>
      <w:r w:rsidR="00417934" w:rsidRPr="006D16CF">
        <w:rPr>
          <w:rFonts w:ascii="Times New Roman" w:hAnsi="Times New Roman" w:cs="Times New Roman"/>
          <w:sz w:val="28"/>
          <w:szCs w:val="28"/>
          <w:lang w:val="vi-VN"/>
        </w:rPr>
        <w:t>’s</w:t>
      </w:r>
      <w:r w:rsidR="00016B03" w:rsidRPr="006D16CF">
        <w:rPr>
          <w:rFonts w:ascii="Times New Roman" w:hAnsi="Times New Roman" w:cs="Times New Roman"/>
          <w:sz w:val="28"/>
          <w:szCs w:val="28"/>
          <w:lang w:val="vi-VN"/>
        </w:rPr>
        <w:t xml:space="preserve"> </w:t>
      </w:r>
      <w:r w:rsidR="007B6707" w:rsidRPr="006D16CF">
        <w:rPr>
          <w:rFonts w:ascii="Times New Roman" w:hAnsi="Times New Roman" w:cs="Times New Roman"/>
          <w:sz w:val="28"/>
          <w:szCs w:val="28"/>
          <w:lang w:val="vi-VN"/>
        </w:rPr>
        <w:t>details</w:t>
      </w:r>
    </w:p>
    <w:p w14:paraId="5C29B713" w14:textId="4655E5BD" w:rsidR="000D2342" w:rsidRDefault="000D2342" w:rsidP="000943D0">
      <w:pPr>
        <w:pStyle w:val="ListParagraph"/>
        <w:numPr>
          <w:ilvl w:val="0"/>
          <w:numId w:val="81"/>
        </w:numPr>
        <w:spacing w:line="300" w:lineRule="auto"/>
        <w:jc w:val="both"/>
        <w:rPr>
          <w:rFonts w:ascii="Times New Roman" w:hAnsi="Times New Roman" w:cs="Times New Roman"/>
          <w:sz w:val="28"/>
          <w:szCs w:val="28"/>
          <w:lang w:val="vi-VN"/>
        </w:rPr>
      </w:pPr>
      <w:r w:rsidRPr="00974F0F">
        <w:rPr>
          <w:rFonts w:ascii="Times New Roman" w:hAnsi="Times New Roman" w:cs="Times New Roman"/>
          <w:b/>
          <w:bCs/>
          <w:sz w:val="28"/>
          <w:szCs w:val="28"/>
          <w:lang w:val="vi-VN"/>
        </w:rPr>
        <w:t>OrderItem:</w:t>
      </w:r>
      <w:r w:rsidRPr="006D16CF">
        <w:rPr>
          <w:rFonts w:ascii="Times New Roman" w:hAnsi="Times New Roman" w:cs="Times New Roman"/>
          <w:sz w:val="28"/>
          <w:szCs w:val="28"/>
          <w:lang w:val="vi-VN"/>
        </w:rPr>
        <w:t xml:space="preserve"> This will contain the </w:t>
      </w:r>
      <w:r w:rsidR="00974F0F">
        <w:rPr>
          <w:rFonts w:ascii="Times New Roman" w:hAnsi="Times New Roman" w:cs="Times New Roman"/>
          <w:sz w:val="28"/>
          <w:szCs w:val="28"/>
          <w:lang w:val="vi-VN"/>
        </w:rPr>
        <w:t>quantity</w:t>
      </w:r>
      <w:r w:rsidRPr="006D16CF">
        <w:rPr>
          <w:rFonts w:ascii="Times New Roman" w:hAnsi="Times New Roman" w:cs="Times New Roman"/>
          <w:sz w:val="28"/>
          <w:szCs w:val="28"/>
          <w:lang w:val="vi-VN"/>
        </w:rPr>
        <w:t xml:space="preserve"> of</w:t>
      </w:r>
      <w:r w:rsidR="00974F0F">
        <w:rPr>
          <w:rFonts w:ascii="Times New Roman" w:hAnsi="Times New Roman" w:cs="Times New Roman"/>
          <w:sz w:val="28"/>
          <w:szCs w:val="28"/>
          <w:lang w:val="vi-VN"/>
        </w:rPr>
        <w:t xml:space="preserve"> the products in a order</w:t>
      </w:r>
      <w:r w:rsidRPr="006D16CF">
        <w:rPr>
          <w:rFonts w:ascii="Times New Roman" w:hAnsi="Times New Roman" w:cs="Times New Roman"/>
          <w:sz w:val="28"/>
          <w:szCs w:val="28"/>
          <w:lang w:val="vi-VN"/>
        </w:rPr>
        <w:t xml:space="preserve"> </w:t>
      </w:r>
    </w:p>
    <w:p w14:paraId="142488EB" w14:textId="68A28A97" w:rsidR="00974F0F" w:rsidRPr="006D16CF" w:rsidRDefault="00974F0F" w:rsidP="000943D0">
      <w:pPr>
        <w:pStyle w:val="ListParagraph"/>
        <w:numPr>
          <w:ilvl w:val="0"/>
          <w:numId w:val="81"/>
        </w:numPr>
        <w:spacing w:line="300" w:lineRule="auto"/>
        <w:jc w:val="both"/>
        <w:rPr>
          <w:rFonts w:ascii="Times New Roman" w:hAnsi="Times New Roman" w:cs="Times New Roman"/>
          <w:sz w:val="28"/>
          <w:szCs w:val="28"/>
          <w:lang w:val="vi-VN"/>
        </w:rPr>
      </w:pPr>
      <w:r>
        <w:rPr>
          <w:rFonts w:ascii="Times New Roman" w:hAnsi="Times New Roman" w:cs="Times New Roman"/>
          <w:b/>
          <w:bCs/>
          <w:sz w:val="28"/>
          <w:szCs w:val="28"/>
          <w:lang w:val="vi-VN"/>
        </w:rPr>
        <w:t xml:space="preserve">Shipment: </w:t>
      </w:r>
      <w:r w:rsidRPr="00894DEA">
        <w:rPr>
          <w:rFonts w:ascii="Times New Roman" w:hAnsi="Times New Roman" w:cs="Times New Roman"/>
          <w:sz w:val="28"/>
          <w:szCs w:val="28"/>
          <w:lang w:val="vi-VN"/>
        </w:rPr>
        <w:t xml:space="preserve">This department will have the responsibility </w:t>
      </w:r>
      <w:r w:rsidR="00894DEA" w:rsidRPr="00894DEA">
        <w:rPr>
          <w:rFonts w:ascii="Times New Roman" w:hAnsi="Times New Roman" w:cs="Times New Roman"/>
          <w:sz w:val="28"/>
          <w:szCs w:val="28"/>
          <w:lang w:val="vi-VN"/>
        </w:rPr>
        <w:t>for packaging and deliver the order to customer</w:t>
      </w:r>
    </w:p>
    <w:p w14:paraId="7BDC5CF5" w14:textId="1489DAFD" w:rsidR="00783A51" w:rsidRPr="006D16CF" w:rsidRDefault="00C80443" w:rsidP="000943D0">
      <w:pPr>
        <w:pStyle w:val="ListParagraph"/>
        <w:numPr>
          <w:ilvl w:val="0"/>
          <w:numId w:val="81"/>
        </w:numPr>
        <w:spacing w:line="300" w:lineRule="auto"/>
        <w:jc w:val="both"/>
        <w:rPr>
          <w:rFonts w:ascii="Times New Roman" w:hAnsi="Times New Roman" w:cs="Times New Roman"/>
          <w:sz w:val="28"/>
          <w:szCs w:val="28"/>
          <w:lang w:val="vi-VN"/>
        </w:rPr>
      </w:pPr>
      <w:r w:rsidRPr="00E7117E">
        <w:rPr>
          <w:rFonts w:ascii="Times New Roman" w:hAnsi="Times New Roman" w:cs="Times New Roman"/>
          <w:b/>
          <w:sz w:val="28"/>
          <w:szCs w:val="28"/>
          <w:lang w:val="vi-VN"/>
        </w:rPr>
        <w:t>Staff:</w:t>
      </w:r>
      <w:r w:rsidRPr="006D16CF">
        <w:rPr>
          <w:rFonts w:ascii="Times New Roman" w:hAnsi="Times New Roman" w:cs="Times New Roman"/>
          <w:sz w:val="28"/>
          <w:szCs w:val="28"/>
          <w:lang w:val="vi-VN"/>
        </w:rPr>
        <w:t xml:space="preserve"> </w:t>
      </w:r>
      <w:r w:rsidR="00CC7C57" w:rsidRPr="006D16CF">
        <w:rPr>
          <w:rFonts w:ascii="Times New Roman" w:hAnsi="Times New Roman" w:cs="Times New Roman"/>
          <w:sz w:val="28"/>
          <w:szCs w:val="28"/>
          <w:lang w:val="vi-VN"/>
        </w:rPr>
        <w:t xml:space="preserve">The employee of Your Local Shop, they have special access to manage the </w:t>
      </w:r>
      <w:r w:rsidR="00C32857" w:rsidRPr="006D16CF">
        <w:rPr>
          <w:rFonts w:ascii="Times New Roman" w:hAnsi="Times New Roman" w:cs="Times New Roman"/>
          <w:sz w:val="28"/>
          <w:szCs w:val="28"/>
          <w:lang w:val="vi-VN"/>
        </w:rPr>
        <w:t>system, they can view the receipt, process the orders</w:t>
      </w:r>
      <w:r w:rsidR="000D15A4" w:rsidRPr="006D16CF">
        <w:rPr>
          <w:rFonts w:ascii="Times New Roman" w:hAnsi="Times New Roman" w:cs="Times New Roman"/>
          <w:sz w:val="28"/>
          <w:szCs w:val="28"/>
          <w:lang w:val="vi-VN"/>
        </w:rPr>
        <w:t xml:space="preserve"> or assist the customer</w:t>
      </w:r>
    </w:p>
    <w:p w14:paraId="0A852B74" w14:textId="2FC56E92" w:rsidR="000D15A4" w:rsidRDefault="00FF4F07" w:rsidP="000943D0">
      <w:pPr>
        <w:pStyle w:val="ListParagraph"/>
        <w:numPr>
          <w:ilvl w:val="0"/>
          <w:numId w:val="81"/>
        </w:numPr>
        <w:spacing w:line="300" w:lineRule="auto"/>
        <w:jc w:val="both"/>
        <w:rPr>
          <w:rFonts w:ascii="Times New Roman" w:hAnsi="Times New Roman" w:cs="Times New Roman"/>
          <w:sz w:val="28"/>
          <w:szCs w:val="28"/>
          <w:lang w:val="vi-VN"/>
        </w:rPr>
      </w:pPr>
      <w:r w:rsidRPr="006D16CF">
        <w:rPr>
          <w:rFonts w:ascii="Times New Roman" w:hAnsi="Times New Roman" w:cs="Times New Roman"/>
          <w:b/>
          <w:sz w:val="28"/>
          <w:szCs w:val="28"/>
          <w:lang w:val="vi-VN"/>
        </w:rPr>
        <w:lastRenderedPageBreak/>
        <w:t>Invoice:</w:t>
      </w:r>
      <w:r w:rsidRPr="006D16CF">
        <w:rPr>
          <w:rFonts w:ascii="Times New Roman" w:hAnsi="Times New Roman" w:cs="Times New Roman"/>
          <w:sz w:val="28"/>
          <w:szCs w:val="28"/>
          <w:lang w:val="vi-VN"/>
        </w:rPr>
        <w:t xml:space="preserve"> </w:t>
      </w:r>
      <w:r w:rsidR="00256CB9" w:rsidRPr="006D16CF">
        <w:rPr>
          <w:rFonts w:ascii="Times New Roman" w:hAnsi="Times New Roman" w:cs="Times New Roman"/>
          <w:sz w:val="28"/>
          <w:szCs w:val="28"/>
          <w:lang w:val="vi-VN"/>
        </w:rPr>
        <w:t xml:space="preserve">This will be sent after getting the details of the user, invoice will </w:t>
      </w:r>
      <w:r w:rsidR="00802D1D" w:rsidRPr="006D16CF">
        <w:rPr>
          <w:rFonts w:ascii="Times New Roman" w:hAnsi="Times New Roman" w:cs="Times New Roman"/>
          <w:sz w:val="28"/>
          <w:szCs w:val="28"/>
          <w:lang w:val="vi-VN"/>
        </w:rPr>
        <w:t xml:space="preserve">include </w:t>
      </w:r>
      <w:r w:rsidR="00D873BA" w:rsidRPr="006D16CF">
        <w:rPr>
          <w:rFonts w:ascii="Times New Roman" w:hAnsi="Times New Roman" w:cs="Times New Roman"/>
          <w:sz w:val="28"/>
          <w:szCs w:val="28"/>
          <w:lang w:val="vi-VN"/>
        </w:rPr>
        <w:t xml:space="preserve">all </w:t>
      </w:r>
      <w:r w:rsidR="00CC5CC5" w:rsidRPr="006D16CF">
        <w:rPr>
          <w:rFonts w:ascii="Times New Roman" w:hAnsi="Times New Roman" w:cs="Times New Roman"/>
          <w:sz w:val="28"/>
          <w:szCs w:val="28"/>
          <w:lang w:val="vi-VN"/>
        </w:rPr>
        <w:t>the number, information and price of the products</w:t>
      </w:r>
      <w:r w:rsidR="0059367D" w:rsidRPr="006D16CF">
        <w:rPr>
          <w:rFonts w:ascii="Times New Roman" w:hAnsi="Times New Roman" w:cs="Times New Roman"/>
          <w:sz w:val="28"/>
          <w:szCs w:val="28"/>
          <w:lang w:val="vi-VN"/>
        </w:rPr>
        <w:t>, including tax and the sum of how</w:t>
      </w:r>
      <w:r w:rsidR="00C02C1B" w:rsidRPr="006D16CF">
        <w:rPr>
          <w:rFonts w:ascii="Times New Roman" w:hAnsi="Times New Roman" w:cs="Times New Roman"/>
          <w:sz w:val="28"/>
          <w:szCs w:val="28"/>
          <w:lang w:val="vi-VN"/>
        </w:rPr>
        <w:t xml:space="preserve"> much customer need to pay</w:t>
      </w:r>
    </w:p>
    <w:p w14:paraId="594BF7E3" w14:textId="67C69B70" w:rsidR="005F2146" w:rsidRPr="006D16CF" w:rsidRDefault="005F2146" w:rsidP="000943D0">
      <w:pPr>
        <w:pStyle w:val="ListParagraph"/>
        <w:numPr>
          <w:ilvl w:val="0"/>
          <w:numId w:val="81"/>
        </w:numPr>
        <w:spacing w:line="300" w:lineRule="auto"/>
        <w:jc w:val="both"/>
        <w:rPr>
          <w:rFonts w:ascii="Times New Roman" w:hAnsi="Times New Roman" w:cs="Times New Roman"/>
          <w:sz w:val="28"/>
          <w:szCs w:val="28"/>
          <w:lang w:val="vi-VN"/>
        </w:rPr>
      </w:pPr>
      <w:r>
        <w:rPr>
          <w:rFonts w:ascii="Times New Roman" w:hAnsi="Times New Roman" w:cs="Times New Roman"/>
          <w:b/>
          <w:sz w:val="28"/>
          <w:szCs w:val="28"/>
          <w:lang w:val="vi-VN"/>
        </w:rPr>
        <w:t xml:space="preserve">Payment: </w:t>
      </w:r>
      <w:r w:rsidR="00777445" w:rsidRPr="000D2E94">
        <w:rPr>
          <w:rFonts w:ascii="Times New Roman" w:hAnsi="Times New Roman" w:cs="Times New Roman"/>
          <w:bCs/>
          <w:sz w:val="28"/>
          <w:szCs w:val="28"/>
          <w:lang w:val="vi-VN"/>
        </w:rPr>
        <w:t>This will be create</w:t>
      </w:r>
      <w:r w:rsidR="000D2E94">
        <w:rPr>
          <w:rFonts w:ascii="Times New Roman" w:hAnsi="Times New Roman" w:cs="Times New Roman"/>
          <w:bCs/>
          <w:sz w:val="28"/>
          <w:szCs w:val="28"/>
          <w:lang w:val="vi-VN"/>
        </w:rPr>
        <w:t>d</w:t>
      </w:r>
      <w:r w:rsidR="00777445" w:rsidRPr="000D2E94">
        <w:rPr>
          <w:rFonts w:ascii="Times New Roman" w:hAnsi="Times New Roman" w:cs="Times New Roman"/>
          <w:bCs/>
          <w:sz w:val="28"/>
          <w:szCs w:val="28"/>
          <w:lang w:val="vi-VN"/>
        </w:rPr>
        <w:t xml:space="preserve"> when the customers make payment, </w:t>
      </w:r>
      <w:r w:rsidR="000D2E94" w:rsidRPr="000D2E94">
        <w:rPr>
          <w:rFonts w:ascii="Times New Roman" w:hAnsi="Times New Roman" w:cs="Times New Roman"/>
          <w:bCs/>
          <w:sz w:val="28"/>
          <w:szCs w:val="28"/>
          <w:lang w:val="vi-VN"/>
        </w:rPr>
        <w:t>has connection with invoice and receipt</w:t>
      </w:r>
    </w:p>
    <w:p w14:paraId="2F6AB325" w14:textId="5DEC0403" w:rsidR="006D143A" w:rsidRPr="006D16CF" w:rsidRDefault="006D143A" w:rsidP="000943D0">
      <w:pPr>
        <w:pStyle w:val="ListParagraph"/>
        <w:numPr>
          <w:ilvl w:val="0"/>
          <w:numId w:val="81"/>
        </w:numPr>
        <w:spacing w:line="300" w:lineRule="auto"/>
        <w:jc w:val="both"/>
        <w:rPr>
          <w:rFonts w:ascii="Times New Roman" w:hAnsi="Times New Roman" w:cs="Times New Roman"/>
          <w:sz w:val="28"/>
          <w:szCs w:val="28"/>
          <w:lang w:val="vi-VN"/>
        </w:rPr>
      </w:pPr>
      <w:r w:rsidRPr="006D16CF">
        <w:rPr>
          <w:rFonts w:ascii="Times New Roman" w:hAnsi="Times New Roman" w:cs="Times New Roman"/>
          <w:b/>
          <w:sz w:val="28"/>
          <w:szCs w:val="28"/>
          <w:lang w:val="vi-VN"/>
        </w:rPr>
        <w:t>Receipt:</w:t>
      </w:r>
      <w:r w:rsidRPr="006D16CF">
        <w:rPr>
          <w:rFonts w:ascii="Times New Roman" w:hAnsi="Times New Roman" w:cs="Times New Roman"/>
          <w:sz w:val="28"/>
          <w:szCs w:val="28"/>
          <w:lang w:val="vi-VN"/>
        </w:rPr>
        <w:t xml:space="preserve"> </w:t>
      </w:r>
      <w:r w:rsidR="00BA6AEE" w:rsidRPr="006D16CF">
        <w:rPr>
          <w:rFonts w:ascii="Times New Roman" w:hAnsi="Times New Roman" w:cs="Times New Roman"/>
          <w:sz w:val="28"/>
          <w:szCs w:val="28"/>
          <w:lang w:val="vi-VN"/>
        </w:rPr>
        <w:t>This will be sent to customer after they finish payment process</w:t>
      </w:r>
      <w:r w:rsidR="009F110C" w:rsidRPr="006D16CF">
        <w:rPr>
          <w:rFonts w:ascii="Times New Roman" w:hAnsi="Times New Roman" w:cs="Times New Roman"/>
          <w:sz w:val="28"/>
          <w:szCs w:val="28"/>
          <w:lang w:val="vi-VN"/>
        </w:rPr>
        <w:t xml:space="preserve"> </w:t>
      </w:r>
      <w:r w:rsidR="00D507AC" w:rsidRPr="006D16CF">
        <w:rPr>
          <w:rFonts w:ascii="Times New Roman" w:hAnsi="Times New Roman" w:cs="Times New Roman"/>
          <w:sz w:val="28"/>
          <w:szCs w:val="28"/>
          <w:lang w:val="vi-VN"/>
        </w:rPr>
        <w:t xml:space="preserve">successfully. </w:t>
      </w:r>
      <w:r w:rsidR="00173CE8" w:rsidRPr="006D16CF">
        <w:rPr>
          <w:rFonts w:ascii="Times New Roman" w:hAnsi="Times New Roman" w:cs="Times New Roman"/>
          <w:sz w:val="28"/>
          <w:szCs w:val="28"/>
          <w:lang w:val="vi-VN"/>
        </w:rPr>
        <w:t>It will include information about the products, time and method of payment</w:t>
      </w:r>
      <w:r w:rsidR="005B3941" w:rsidRPr="006D16CF">
        <w:rPr>
          <w:rFonts w:ascii="Times New Roman" w:hAnsi="Times New Roman" w:cs="Times New Roman"/>
          <w:sz w:val="28"/>
          <w:szCs w:val="28"/>
          <w:lang w:val="vi-VN"/>
        </w:rPr>
        <w:t>.</w:t>
      </w:r>
    </w:p>
    <w:p w14:paraId="792B5BB2" w14:textId="64137436" w:rsidR="00B4548B" w:rsidRPr="00074B45" w:rsidRDefault="0075245D" w:rsidP="000943D0">
      <w:pPr>
        <w:pStyle w:val="ListParagraph"/>
        <w:numPr>
          <w:ilvl w:val="0"/>
          <w:numId w:val="81"/>
        </w:numPr>
        <w:spacing w:line="300" w:lineRule="auto"/>
        <w:jc w:val="both"/>
        <w:rPr>
          <w:rFonts w:ascii="Times New Roman" w:hAnsi="Times New Roman" w:cs="Times New Roman"/>
          <w:sz w:val="28"/>
          <w:szCs w:val="28"/>
          <w:lang w:val="vi-VN"/>
        </w:rPr>
      </w:pPr>
      <w:r w:rsidRPr="006D16CF">
        <w:rPr>
          <w:rFonts w:ascii="Times New Roman" w:hAnsi="Times New Roman" w:cs="Times New Roman"/>
          <w:b/>
          <w:sz w:val="28"/>
          <w:szCs w:val="28"/>
          <w:lang w:val="vi-VN"/>
        </w:rPr>
        <w:t>Product</w:t>
      </w:r>
      <w:r w:rsidR="00D37FAC" w:rsidRPr="006D16CF">
        <w:rPr>
          <w:rFonts w:ascii="Times New Roman" w:hAnsi="Times New Roman" w:cs="Times New Roman"/>
          <w:b/>
          <w:sz w:val="28"/>
          <w:szCs w:val="28"/>
          <w:lang w:val="vi-VN"/>
        </w:rPr>
        <w:t>:</w:t>
      </w:r>
      <w:r w:rsidR="00D37FAC" w:rsidRPr="006D16CF">
        <w:rPr>
          <w:rFonts w:ascii="Times New Roman" w:hAnsi="Times New Roman" w:cs="Times New Roman"/>
          <w:sz w:val="28"/>
          <w:szCs w:val="28"/>
          <w:lang w:val="vi-VN"/>
        </w:rPr>
        <w:t xml:space="preserve"> </w:t>
      </w:r>
      <w:r w:rsidR="00371135" w:rsidRPr="006D16CF">
        <w:rPr>
          <w:rFonts w:ascii="Times New Roman" w:hAnsi="Times New Roman" w:cs="Times New Roman"/>
          <w:sz w:val="28"/>
          <w:szCs w:val="28"/>
          <w:lang w:val="vi-VN"/>
        </w:rPr>
        <w:t>the items that are sold by Your Local Shop</w:t>
      </w:r>
      <w:r w:rsidR="00C85AB0" w:rsidRPr="006D16CF">
        <w:rPr>
          <w:rFonts w:ascii="Times New Roman" w:hAnsi="Times New Roman" w:cs="Times New Roman"/>
          <w:sz w:val="28"/>
          <w:szCs w:val="28"/>
          <w:lang w:val="vi-VN"/>
        </w:rPr>
        <w:t xml:space="preserve">, </w:t>
      </w:r>
      <w:r w:rsidR="00191212" w:rsidRPr="006D16CF">
        <w:rPr>
          <w:rFonts w:ascii="Times New Roman" w:hAnsi="Times New Roman" w:cs="Times New Roman"/>
          <w:sz w:val="28"/>
          <w:szCs w:val="28"/>
          <w:lang w:val="vi-VN"/>
        </w:rPr>
        <w:t>they have different states like Available/Sold out/</w:t>
      </w:r>
      <w:r w:rsidR="00B13002" w:rsidRPr="006D16CF">
        <w:rPr>
          <w:rFonts w:ascii="Times New Roman" w:hAnsi="Times New Roman" w:cs="Times New Roman"/>
          <w:sz w:val="28"/>
          <w:szCs w:val="28"/>
          <w:lang w:val="vi-VN"/>
        </w:rPr>
        <w:t>Out of stock</w:t>
      </w:r>
    </w:p>
    <w:p w14:paraId="6CDA1963" w14:textId="77777777" w:rsidR="00633B10" w:rsidRDefault="00633B10">
      <w:pPr>
        <w:rPr>
          <w:rFonts w:ascii="Times New Roman" w:eastAsiaTheme="majorEastAsia" w:hAnsi="Times New Roman" w:cs="Times New Roman"/>
          <w:sz w:val="48"/>
          <w:szCs w:val="48"/>
        </w:rPr>
      </w:pPr>
      <w:r>
        <w:rPr>
          <w:rFonts w:ascii="Times New Roman" w:hAnsi="Times New Roman" w:cs="Times New Roman"/>
          <w:sz w:val="48"/>
          <w:szCs w:val="48"/>
        </w:rPr>
        <w:br w:type="page"/>
      </w:r>
    </w:p>
    <w:p w14:paraId="6578CF7B" w14:textId="1BCFBCFC" w:rsidR="00B4548B" w:rsidRDefault="00095554" w:rsidP="00D33ADB">
      <w:pPr>
        <w:pStyle w:val="Heading1"/>
        <w:numPr>
          <w:ilvl w:val="0"/>
          <w:numId w:val="1"/>
        </w:numPr>
        <w:spacing w:line="360" w:lineRule="auto"/>
        <w:rPr>
          <w:rFonts w:ascii="Times New Roman" w:hAnsi="Times New Roman" w:cs="Times New Roman"/>
          <w:color w:val="auto"/>
          <w:sz w:val="48"/>
          <w:szCs w:val="48"/>
        </w:rPr>
      </w:pPr>
      <w:bookmarkStart w:id="32" w:name="_Toc208537315"/>
      <w:r w:rsidRPr="00D10DF3">
        <w:rPr>
          <w:rFonts w:ascii="Times New Roman" w:hAnsi="Times New Roman" w:cs="Times New Roman"/>
          <w:color w:val="auto"/>
          <w:sz w:val="48"/>
          <w:szCs w:val="48"/>
        </w:rPr>
        <w:lastRenderedPageBreak/>
        <w:t>Quality Attributes of System</w:t>
      </w:r>
      <w:bookmarkEnd w:id="32"/>
    </w:p>
    <w:p w14:paraId="71D9DE07" w14:textId="6A90B9DC" w:rsidR="00D10DF3" w:rsidRPr="00D33ADB" w:rsidRDefault="00401C30" w:rsidP="000943D0">
      <w:pPr>
        <w:pStyle w:val="Heading2"/>
        <w:numPr>
          <w:ilvl w:val="0"/>
          <w:numId w:val="51"/>
        </w:numPr>
        <w:spacing w:line="360" w:lineRule="auto"/>
        <w:rPr>
          <w:rFonts w:ascii="Times New Roman" w:hAnsi="Times New Roman" w:cs="Times New Roman"/>
          <w:b/>
          <w:bCs/>
          <w:color w:val="auto"/>
          <w:sz w:val="36"/>
          <w:szCs w:val="36"/>
        </w:rPr>
      </w:pPr>
      <w:bookmarkStart w:id="33" w:name="_Toc208537316"/>
      <w:r w:rsidRPr="00D33ADB">
        <w:rPr>
          <w:rFonts w:ascii="Times New Roman" w:hAnsi="Times New Roman" w:cs="Times New Roman"/>
          <w:b/>
          <w:bCs/>
          <w:color w:val="auto"/>
          <w:sz w:val="36"/>
          <w:szCs w:val="36"/>
        </w:rPr>
        <w:t>Reliability</w:t>
      </w:r>
      <w:bookmarkEnd w:id="33"/>
    </w:p>
    <w:p w14:paraId="3120D1B8" w14:textId="1F6E5572" w:rsidR="00D82C68" w:rsidRPr="005E4FD6" w:rsidRDefault="00CC04BA" w:rsidP="00FD7862">
      <w:pPr>
        <w:spacing w:line="300" w:lineRule="auto"/>
        <w:jc w:val="both"/>
        <w:rPr>
          <w:rFonts w:ascii="Times New Roman" w:hAnsi="Times New Roman" w:cs="Times New Roman"/>
          <w:sz w:val="28"/>
          <w:szCs w:val="28"/>
          <w:lang w:val="vi-VN"/>
        </w:rPr>
      </w:pPr>
      <w:r w:rsidRPr="00A111AC">
        <w:rPr>
          <w:rFonts w:ascii="Times New Roman" w:hAnsi="Times New Roman" w:cs="Times New Roman"/>
          <w:b/>
          <w:sz w:val="28"/>
          <w:szCs w:val="28"/>
          <w:u w:val="single"/>
          <w:lang w:val="vi-VN"/>
        </w:rPr>
        <w:t>Goal</w:t>
      </w:r>
      <w:r w:rsidR="000454B5" w:rsidRPr="00A111AC">
        <w:rPr>
          <w:rFonts w:ascii="Times New Roman" w:hAnsi="Times New Roman" w:cs="Times New Roman"/>
          <w:bCs/>
          <w:sz w:val="28"/>
          <w:szCs w:val="28"/>
          <w:u w:val="single"/>
          <w:lang w:val="vi-VN"/>
        </w:rPr>
        <w:t xml:space="preserve"> </w:t>
      </w:r>
      <w:r w:rsidR="000454B5">
        <w:rPr>
          <w:rFonts w:ascii="Times New Roman" w:hAnsi="Times New Roman" w:cs="Times New Roman"/>
          <w:bCs/>
          <w:sz w:val="28"/>
          <w:szCs w:val="28"/>
          <w:lang w:val="vi-VN"/>
        </w:rPr>
        <w:t xml:space="preserve">– </w:t>
      </w:r>
      <w:r w:rsidR="00C22691">
        <w:rPr>
          <w:rFonts w:ascii="Times New Roman" w:hAnsi="Times New Roman" w:cs="Times New Roman"/>
          <w:bCs/>
          <w:sz w:val="28"/>
          <w:szCs w:val="28"/>
          <w:lang w:val="vi-VN"/>
        </w:rPr>
        <w:t>T</w:t>
      </w:r>
      <w:r w:rsidR="00E66200">
        <w:rPr>
          <w:rFonts w:ascii="Times New Roman" w:hAnsi="Times New Roman" w:cs="Times New Roman"/>
          <w:bCs/>
          <w:sz w:val="28"/>
          <w:szCs w:val="28"/>
          <w:lang w:val="vi-VN"/>
        </w:rPr>
        <w:t xml:space="preserve">he online store </w:t>
      </w:r>
      <w:r w:rsidR="00E66200">
        <w:rPr>
          <w:rFonts w:ascii="Times New Roman" w:hAnsi="Times New Roman" w:cs="Times New Roman"/>
          <w:bCs/>
          <w:sz w:val="28"/>
          <w:szCs w:val="28"/>
        </w:rPr>
        <w:t>needs to be available consistently during normal and peak hours</w:t>
      </w:r>
      <w:r w:rsidR="00B16A20">
        <w:rPr>
          <w:rFonts w:ascii="Times New Roman" w:hAnsi="Times New Roman" w:cs="Times New Roman"/>
          <w:bCs/>
          <w:sz w:val="28"/>
          <w:szCs w:val="28"/>
        </w:rPr>
        <w:t xml:space="preserve">. The system </w:t>
      </w:r>
      <w:r w:rsidR="00A111AC">
        <w:rPr>
          <w:rFonts w:ascii="Times New Roman" w:hAnsi="Times New Roman" w:cs="Times New Roman"/>
          <w:bCs/>
          <w:sz w:val="28"/>
          <w:szCs w:val="28"/>
        </w:rPr>
        <w:t xml:space="preserve">is required to be proficient in tolerating failures (e.g. </w:t>
      </w:r>
      <w:r w:rsidR="001253AA">
        <w:rPr>
          <w:rFonts w:ascii="Times New Roman" w:hAnsi="Times New Roman" w:cs="Times New Roman"/>
          <w:bCs/>
          <w:sz w:val="28"/>
          <w:szCs w:val="28"/>
        </w:rPr>
        <w:t>courier delays, gateway hiccups)</w:t>
      </w:r>
      <w:r w:rsidR="00A111AC">
        <w:rPr>
          <w:rFonts w:ascii="Times New Roman" w:hAnsi="Times New Roman" w:cs="Times New Roman"/>
          <w:bCs/>
          <w:sz w:val="28"/>
          <w:szCs w:val="28"/>
        </w:rPr>
        <w:t xml:space="preserve"> without losing orders</w:t>
      </w:r>
      <w:r w:rsidR="001253AA">
        <w:rPr>
          <w:rFonts w:ascii="Times New Roman" w:hAnsi="Times New Roman" w:cs="Times New Roman"/>
          <w:bCs/>
          <w:sz w:val="28"/>
          <w:szCs w:val="28"/>
        </w:rPr>
        <w:t>.</w:t>
      </w:r>
    </w:p>
    <w:p w14:paraId="5A096217" w14:textId="721D32F1" w:rsidR="0014574D" w:rsidRDefault="00EF3560" w:rsidP="00FD7862">
      <w:pPr>
        <w:spacing w:line="300" w:lineRule="auto"/>
        <w:jc w:val="both"/>
        <w:rPr>
          <w:rFonts w:ascii="Times New Roman" w:hAnsi="Times New Roman" w:cs="Times New Roman"/>
          <w:bCs/>
          <w:sz w:val="28"/>
          <w:szCs w:val="28"/>
        </w:rPr>
      </w:pPr>
      <w:r>
        <w:rPr>
          <w:rFonts w:ascii="Times New Roman" w:hAnsi="Times New Roman" w:cs="Times New Roman"/>
          <w:b/>
          <w:sz w:val="28"/>
          <w:szCs w:val="28"/>
          <w:u w:val="single"/>
        </w:rPr>
        <w:t>Avoid</w:t>
      </w:r>
      <w:r>
        <w:rPr>
          <w:rFonts w:ascii="Times New Roman" w:hAnsi="Times New Roman" w:cs="Times New Roman"/>
          <w:bCs/>
          <w:sz w:val="28"/>
          <w:szCs w:val="28"/>
        </w:rPr>
        <w:t xml:space="preserve"> </w:t>
      </w:r>
      <w:r w:rsidR="00AB00F7">
        <w:rPr>
          <w:rFonts w:ascii="Times New Roman" w:hAnsi="Times New Roman" w:cs="Times New Roman"/>
          <w:bCs/>
          <w:sz w:val="28"/>
          <w:szCs w:val="28"/>
        </w:rPr>
        <w:t>–</w:t>
      </w:r>
      <w:r>
        <w:rPr>
          <w:rFonts w:ascii="Times New Roman" w:hAnsi="Times New Roman" w:cs="Times New Roman"/>
          <w:bCs/>
          <w:sz w:val="28"/>
          <w:szCs w:val="28"/>
        </w:rPr>
        <w:t xml:space="preserve"> </w:t>
      </w:r>
      <w:r w:rsidR="00C22691">
        <w:rPr>
          <w:rFonts w:ascii="Times New Roman" w:hAnsi="Times New Roman" w:cs="Times New Roman"/>
          <w:bCs/>
          <w:sz w:val="28"/>
          <w:szCs w:val="28"/>
        </w:rPr>
        <w:t>C</w:t>
      </w:r>
      <w:r w:rsidR="008249ED">
        <w:rPr>
          <w:rFonts w:ascii="Times New Roman" w:hAnsi="Times New Roman" w:cs="Times New Roman"/>
          <w:bCs/>
          <w:sz w:val="28"/>
          <w:szCs w:val="28"/>
        </w:rPr>
        <w:t xml:space="preserve">ritical </w:t>
      </w:r>
      <w:r w:rsidR="00D127C2">
        <w:rPr>
          <w:rFonts w:ascii="Times New Roman" w:hAnsi="Times New Roman" w:cs="Times New Roman"/>
          <w:bCs/>
          <w:sz w:val="28"/>
          <w:szCs w:val="28"/>
        </w:rPr>
        <w:t>situation</w:t>
      </w:r>
      <w:r w:rsidR="00975B5D">
        <w:rPr>
          <w:rFonts w:ascii="Times New Roman" w:hAnsi="Times New Roman" w:cs="Times New Roman"/>
          <w:bCs/>
          <w:sz w:val="28"/>
          <w:szCs w:val="28"/>
        </w:rPr>
        <w:t>s such as</w:t>
      </w:r>
      <w:r w:rsidR="00884CBB">
        <w:rPr>
          <w:rFonts w:ascii="Times New Roman" w:hAnsi="Times New Roman" w:cs="Times New Roman"/>
          <w:bCs/>
          <w:sz w:val="28"/>
          <w:szCs w:val="28"/>
        </w:rPr>
        <w:t xml:space="preserve"> “Payment</w:t>
      </w:r>
      <w:r w:rsidR="00636660">
        <w:rPr>
          <w:rFonts w:ascii="Times New Roman" w:hAnsi="Times New Roman" w:cs="Times New Roman"/>
          <w:bCs/>
          <w:sz w:val="28"/>
          <w:szCs w:val="28"/>
        </w:rPr>
        <w:t xml:space="preserve"> System Unavailable” </w:t>
      </w:r>
      <w:r w:rsidR="003A5EFC">
        <w:rPr>
          <w:rFonts w:ascii="Times New Roman" w:hAnsi="Times New Roman" w:cs="Times New Roman"/>
          <w:bCs/>
          <w:sz w:val="28"/>
          <w:szCs w:val="28"/>
        </w:rPr>
        <w:t>would halt operations</w:t>
      </w:r>
      <w:r w:rsidR="005D65A0">
        <w:rPr>
          <w:rFonts w:ascii="Times New Roman" w:hAnsi="Times New Roman" w:cs="Times New Roman"/>
          <w:bCs/>
          <w:sz w:val="28"/>
          <w:szCs w:val="28"/>
        </w:rPr>
        <w:t xml:space="preserve"> and prevent orders from coming through, hence no funds</w:t>
      </w:r>
      <w:r w:rsidR="008538B7">
        <w:rPr>
          <w:rFonts w:ascii="Times New Roman" w:hAnsi="Times New Roman" w:cs="Times New Roman"/>
          <w:bCs/>
          <w:sz w:val="28"/>
          <w:szCs w:val="28"/>
        </w:rPr>
        <w:t xml:space="preserve"> secured</w:t>
      </w:r>
      <w:r w:rsidR="005D65A0">
        <w:rPr>
          <w:rFonts w:ascii="Times New Roman" w:hAnsi="Times New Roman" w:cs="Times New Roman"/>
          <w:bCs/>
          <w:sz w:val="28"/>
          <w:szCs w:val="28"/>
        </w:rPr>
        <w:t>.</w:t>
      </w:r>
      <w:r w:rsidR="00A71C17">
        <w:rPr>
          <w:rFonts w:ascii="Times New Roman" w:hAnsi="Times New Roman" w:cs="Times New Roman"/>
          <w:bCs/>
          <w:sz w:val="28"/>
          <w:szCs w:val="28"/>
        </w:rPr>
        <w:t xml:space="preserve"> </w:t>
      </w:r>
      <w:r w:rsidR="00C81BEA">
        <w:rPr>
          <w:rFonts w:ascii="Times New Roman" w:hAnsi="Times New Roman" w:cs="Times New Roman"/>
          <w:bCs/>
          <w:sz w:val="28"/>
          <w:szCs w:val="28"/>
        </w:rPr>
        <w:t xml:space="preserve">Aside from that, </w:t>
      </w:r>
      <w:r w:rsidR="00F5450D">
        <w:rPr>
          <w:rFonts w:ascii="Times New Roman" w:hAnsi="Times New Roman" w:cs="Times New Roman"/>
          <w:bCs/>
          <w:sz w:val="28"/>
          <w:szCs w:val="28"/>
        </w:rPr>
        <w:t xml:space="preserve">shopping cart </w:t>
      </w:r>
      <w:r w:rsidR="00E56EBE">
        <w:rPr>
          <w:rFonts w:ascii="Times New Roman" w:hAnsi="Times New Roman" w:cs="Times New Roman"/>
          <w:bCs/>
          <w:sz w:val="28"/>
          <w:szCs w:val="28"/>
        </w:rPr>
        <w:t xml:space="preserve">and product listing </w:t>
      </w:r>
      <w:r w:rsidR="00F5450D">
        <w:rPr>
          <w:rFonts w:ascii="Times New Roman" w:hAnsi="Times New Roman" w:cs="Times New Roman"/>
          <w:bCs/>
          <w:sz w:val="28"/>
          <w:szCs w:val="28"/>
        </w:rPr>
        <w:t>crashes</w:t>
      </w:r>
      <w:r w:rsidR="00E56EBE">
        <w:rPr>
          <w:rFonts w:ascii="Times New Roman" w:hAnsi="Times New Roman" w:cs="Times New Roman"/>
          <w:bCs/>
          <w:sz w:val="28"/>
          <w:szCs w:val="28"/>
        </w:rPr>
        <w:t xml:space="preserve"> as well as </w:t>
      </w:r>
      <w:r w:rsidR="00DF1639">
        <w:rPr>
          <w:rFonts w:ascii="Times New Roman" w:hAnsi="Times New Roman" w:cs="Times New Roman"/>
          <w:bCs/>
          <w:sz w:val="28"/>
          <w:szCs w:val="28"/>
        </w:rPr>
        <w:t>payment failures</w:t>
      </w:r>
      <w:r w:rsidR="00E56EBE">
        <w:rPr>
          <w:rFonts w:ascii="Times New Roman" w:hAnsi="Times New Roman" w:cs="Times New Roman"/>
          <w:bCs/>
          <w:sz w:val="28"/>
          <w:szCs w:val="28"/>
        </w:rPr>
        <w:t xml:space="preserve"> </w:t>
      </w:r>
      <w:r w:rsidR="00D735F8">
        <w:rPr>
          <w:rFonts w:ascii="Times New Roman" w:hAnsi="Times New Roman" w:cs="Times New Roman"/>
          <w:bCs/>
          <w:sz w:val="28"/>
          <w:szCs w:val="28"/>
        </w:rPr>
        <w:t>would lead to lost sales and</w:t>
      </w:r>
      <w:r w:rsidR="00E56EBE">
        <w:rPr>
          <w:rFonts w:ascii="Times New Roman" w:hAnsi="Times New Roman" w:cs="Times New Roman"/>
          <w:bCs/>
          <w:sz w:val="28"/>
          <w:szCs w:val="28"/>
        </w:rPr>
        <w:t xml:space="preserve"> </w:t>
      </w:r>
      <w:r w:rsidR="0014574D">
        <w:rPr>
          <w:rFonts w:ascii="Times New Roman" w:hAnsi="Times New Roman" w:cs="Times New Roman"/>
          <w:bCs/>
          <w:sz w:val="28"/>
          <w:szCs w:val="28"/>
        </w:rPr>
        <w:t>reputation damages.</w:t>
      </w:r>
    </w:p>
    <w:p w14:paraId="592282EE" w14:textId="0D5A9F2B" w:rsidR="00C360B6" w:rsidRPr="00606689" w:rsidRDefault="00E56EBE" w:rsidP="00C360B6">
      <w:pPr>
        <w:spacing w:line="300" w:lineRule="auto"/>
        <w:rPr>
          <w:rFonts w:ascii="Times New Roman" w:hAnsi="Times New Roman" w:cs="Times New Roman"/>
          <w:sz w:val="28"/>
          <w:szCs w:val="28"/>
          <w:u w:val="single"/>
        </w:rPr>
      </w:pPr>
      <w:r>
        <w:rPr>
          <w:rFonts w:ascii="Times New Roman" w:hAnsi="Times New Roman" w:cs="Times New Roman"/>
          <w:bCs/>
          <w:sz w:val="28"/>
          <w:szCs w:val="28"/>
        </w:rPr>
        <w:t xml:space="preserve"> </w:t>
      </w:r>
      <w:r w:rsidR="00606689">
        <w:rPr>
          <w:rFonts w:ascii="Times New Roman" w:hAnsi="Times New Roman" w:cs="Times New Roman"/>
          <w:b/>
          <w:sz w:val="28"/>
          <w:szCs w:val="28"/>
          <w:u w:val="single"/>
        </w:rPr>
        <w:t>Key scenarios</w:t>
      </w:r>
    </w:p>
    <w:p w14:paraId="6244E89E" w14:textId="77777777" w:rsidR="00263CB8" w:rsidRDefault="008F306A" w:rsidP="000943D0">
      <w:pPr>
        <w:pStyle w:val="ListParagraph"/>
        <w:numPr>
          <w:ilvl w:val="0"/>
          <w:numId w:val="88"/>
        </w:numPr>
        <w:spacing w:line="300" w:lineRule="auto"/>
        <w:jc w:val="both"/>
        <w:rPr>
          <w:rFonts w:ascii="Times New Roman" w:hAnsi="Times New Roman" w:cs="Times New Roman"/>
          <w:bCs/>
          <w:sz w:val="28"/>
          <w:szCs w:val="28"/>
        </w:rPr>
      </w:pPr>
      <w:r>
        <w:rPr>
          <w:rFonts w:ascii="Times New Roman" w:hAnsi="Times New Roman" w:cs="Times New Roman"/>
          <w:b/>
          <w:sz w:val="28"/>
          <w:szCs w:val="28"/>
        </w:rPr>
        <w:t xml:space="preserve">Uptime: </w:t>
      </w:r>
      <w:r>
        <w:rPr>
          <w:rFonts w:ascii="Times New Roman" w:hAnsi="Times New Roman" w:cs="Times New Roman"/>
          <w:bCs/>
          <w:sz w:val="28"/>
          <w:szCs w:val="28"/>
        </w:rPr>
        <w:t>given a calendar month</w:t>
      </w:r>
      <w:r w:rsidR="00387140">
        <w:rPr>
          <w:rFonts w:ascii="Times New Roman" w:hAnsi="Times New Roman" w:cs="Times New Roman"/>
          <w:bCs/>
          <w:sz w:val="28"/>
          <w:szCs w:val="28"/>
        </w:rPr>
        <w:t xml:space="preserve">, </w:t>
      </w:r>
      <w:r w:rsidR="008122B2">
        <w:rPr>
          <w:rFonts w:ascii="Times New Roman" w:hAnsi="Times New Roman" w:cs="Times New Roman"/>
          <w:bCs/>
          <w:sz w:val="28"/>
          <w:szCs w:val="28"/>
        </w:rPr>
        <w:t xml:space="preserve">if the availability is measured for the storefront, </w:t>
      </w:r>
      <w:r w:rsidR="00995C27">
        <w:rPr>
          <w:rFonts w:ascii="Times New Roman" w:hAnsi="Times New Roman" w:cs="Times New Roman"/>
          <w:bCs/>
          <w:sz w:val="28"/>
          <w:szCs w:val="28"/>
        </w:rPr>
        <w:t>uptime should b</w:t>
      </w:r>
      <w:r w:rsidR="004D27DF">
        <w:rPr>
          <w:rFonts w:ascii="Times New Roman" w:hAnsi="Times New Roman" w:cs="Times New Roman"/>
          <w:bCs/>
          <w:sz w:val="28"/>
          <w:szCs w:val="28"/>
        </w:rPr>
        <w:t>e around 99.9% or higher</w:t>
      </w:r>
      <w:r w:rsidR="009347EA">
        <w:rPr>
          <w:rFonts w:ascii="Times New Roman" w:hAnsi="Times New Roman" w:cs="Times New Roman"/>
          <w:bCs/>
          <w:sz w:val="28"/>
          <w:szCs w:val="28"/>
        </w:rPr>
        <w:t xml:space="preserve">; as for the staff portal, </w:t>
      </w:r>
      <w:r w:rsidR="00263CB8">
        <w:rPr>
          <w:rFonts w:ascii="Times New Roman" w:hAnsi="Times New Roman" w:cs="Times New Roman"/>
          <w:bCs/>
          <w:sz w:val="28"/>
          <w:szCs w:val="28"/>
        </w:rPr>
        <w:t>uptime could be lower with 99.5% if not higher.</w:t>
      </w:r>
    </w:p>
    <w:p w14:paraId="3A085088" w14:textId="50D58B66" w:rsidR="007C1902" w:rsidRPr="007C1902" w:rsidRDefault="006F66A6" w:rsidP="000943D0">
      <w:pPr>
        <w:pStyle w:val="ListParagraph"/>
        <w:numPr>
          <w:ilvl w:val="0"/>
          <w:numId w:val="88"/>
        </w:numPr>
        <w:spacing w:line="300" w:lineRule="auto"/>
        <w:jc w:val="both"/>
        <w:rPr>
          <w:rFonts w:ascii="Times New Roman" w:hAnsi="Times New Roman" w:cs="Times New Roman"/>
          <w:bCs/>
          <w:sz w:val="28"/>
          <w:szCs w:val="28"/>
        </w:rPr>
      </w:pPr>
      <w:r>
        <w:rPr>
          <w:rFonts w:ascii="Times New Roman" w:hAnsi="Times New Roman" w:cs="Times New Roman"/>
          <w:b/>
          <w:sz w:val="28"/>
          <w:szCs w:val="28"/>
        </w:rPr>
        <w:t xml:space="preserve">Order durability: </w:t>
      </w:r>
      <w:r w:rsidR="0025259C">
        <w:rPr>
          <w:rFonts w:ascii="Times New Roman" w:hAnsi="Times New Roman" w:cs="Times New Roman"/>
          <w:bCs/>
          <w:sz w:val="28"/>
          <w:szCs w:val="28"/>
        </w:rPr>
        <w:t xml:space="preserve">as an order is submitted, </w:t>
      </w:r>
      <w:r w:rsidR="000F5668">
        <w:rPr>
          <w:rFonts w:ascii="Times New Roman" w:hAnsi="Times New Roman" w:cs="Times New Roman"/>
          <w:bCs/>
          <w:sz w:val="28"/>
          <w:szCs w:val="28"/>
        </w:rPr>
        <w:t>if</w:t>
      </w:r>
      <w:r w:rsidR="00F923CA">
        <w:rPr>
          <w:rFonts w:ascii="Times New Roman" w:hAnsi="Times New Roman" w:cs="Times New Roman"/>
          <w:bCs/>
          <w:sz w:val="28"/>
          <w:szCs w:val="28"/>
        </w:rPr>
        <w:t xml:space="preserve"> transferring error occurs after a payment</w:t>
      </w:r>
      <w:r w:rsidR="004D27DF">
        <w:rPr>
          <w:rFonts w:ascii="Times New Roman" w:hAnsi="Times New Roman" w:cs="Times New Roman"/>
          <w:bCs/>
          <w:sz w:val="28"/>
          <w:szCs w:val="28"/>
        </w:rPr>
        <w:t xml:space="preserve"> </w:t>
      </w:r>
      <w:r w:rsidR="00BC58D6">
        <w:rPr>
          <w:rFonts w:ascii="Times New Roman" w:hAnsi="Times New Roman" w:cs="Times New Roman"/>
          <w:bCs/>
          <w:sz w:val="28"/>
          <w:szCs w:val="28"/>
        </w:rPr>
        <w:t>authorization</w:t>
      </w:r>
      <w:r w:rsidR="004D27DF">
        <w:rPr>
          <w:rFonts w:ascii="Times New Roman" w:hAnsi="Times New Roman" w:cs="Times New Roman"/>
          <w:bCs/>
          <w:sz w:val="28"/>
          <w:szCs w:val="28"/>
        </w:rPr>
        <w:t xml:space="preserve"> </w:t>
      </w:r>
      <w:r w:rsidR="000F5668">
        <w:rPr>
          <w:rFonts w:ascii="Times New Roman" w:hAnsi="Times New Roman" w:cs="Times New Roman"/>
          <w:bCs/>
          <w:sz w:val="28"/>
          <w:szCs w:val="28"/>
        </w:rPr>
        <w:t xml:space="preserve">then the system will </w:t>
      </w:r>
      <w:r w:rsidR="00AB275D">
        <w:rPr>
          <w:rFonts w:ascii="Times New Roman" w:hAnsi="Times New Roman" w:cs="Times New Roman"/>
          <w:bCs/>
          <w:sz w:val="28"/>
          <w:szCs w:val="28"/>
        </w:rPr>
        <w:t>finalize that order</w:t>
      </w:r>
      <w:r w:rsidR="00614DAD">
        <w:rPr>
          <w:rFonts w:ascii="Times New Roman" w:hAnsi="Times New Roman" w:cs="Times New Roman"/>
          <w:bCs/>
          <w:sz w:val="28"/>
          <w:szCs w:val="28"/>
        </w:rPr>
        <w:t>; flawlessly roll</w:t>
      </w:r>
      <w:r w:rsidR="007D07B8">
        <w:rPr>
          <w:rFonts w:ascii="Times New Roman" w:hAnsi="Times New Roman" w:cs="Times New Roman"/>
          <w:bCs/>
          <w:sz w:val="28"/>
          <w:szCs w:val="28"/>
        </w:rPr>
        <w:t>s</w:t>
      </w:r>
      <w:r w:rsidR="00614DAD">
        <w:rPr>
          <w:rFonts w:ascii="Times New Roman" w:hAnsi="Times New Roman" w:cs="Times New Roman"/>
          <w:bCs/>
          <w:sz w:val="28"/>
          <w:szCs w:val="28"/>
        </w:rPr>
        <w:t xml:space="preserve"> back</w:t>
      </w:r>
      <w:r w:rsidR="007D07B8">
        <w:rPr>
          <w:rFonts w:ascii="Times New Roman" w:hAnsi="Times New Roman" w:cs="Times New Roman"/>
          <w:bCs/>
          <w:sz w:val="28"/>
          <w:szCs w:val="28"/>
        </w:rPr>
        <w:t xml:space="preserve"> and </w:t>
      </w:r>
      <w:r w:rsidR="0034552A">
        <w:rPr>
          <w:rFonts w:ascii="Times New Roman" w:hAnsi="Times New Roman" w:cs="Times New Roman"/>
          <w:bCs/>
          <w:sz w:val="28"/>
          <w:szCs w:val="28"/>
        </w:rPr>
        <w:t xml:space="preserve">must not double charges. </w:t>
      </w:r>
      <w:r w:rsidR="00FD7862">
        <w:rPr>
          <w:rFonts w:ascii="Times New Roman" w:hAnsi="Times New Roman" w:cs="Times New Roman"/>
          <w:bCs/>
          <w:sz w:val="28"/>
          <w:szCs w:val="28"/>
        </w:rPr>
        <w:t>Order duplication to be under 0.01%.</w:t>
      </w:r>
      <w:ins w:id="34" w:author="Microsoft Word" w:date="2025-09-12T00:24:00Z" w16du:dateUtc="2025-09-11T14:24:00Z">
        <w:r w:rsidR="007D07B8">
          <w:rPr>
            <w:rFonts w:ascii="Times New Roman" w:hAnsi="Times New Roman" w:cs="Times New Roman"/>
            <w:bCs/>
            <w:sz w:val="28"/>
            <w:szCs w:val="28"/>
          </w:rPr>
          <w:t xml:space="preserve">  </w:t>
        </w:r>
      </w:ins>
    </w:p>
    <w:p w14:paraId="47EDDEE4" w14:textId="010E335F" w:rsidR="00FD7862" w:rsidRPr="007C1902" w:rsidRDefault="007E7175" w:rsidP="000943D0">
      <w:pPr>
        <w:pStyle w:val="ListParagraph"/>
        <w:numPr>
          <w:ilvl w:val="0"/>
          <w:numId w:val="88"/>
        </w:numPr>
        <w:spacing w:line="300" w:lineRule="auto"/>
        <w:jc w:val="both"/>
        <w:rPr>
          <w:rFonts w:ascii="Times New Roman" w:hAnsi="Times New Roman" w:cs="Times New Roman"/>
          <w:bCs/>
          <w:sz w:val="28"/>
          <w:szCs w:val="28"/>
        </w:rPr>
      </w:pPr>
      <w:r>
        <w:rPr>
          <w:rFonts w:ascii="Times New Roman" w:hAnsi="Times New Roman" w:cs="Times New Roman"/>
          <w:b/>
          <w:sz w:val="28"/>
          <w:szCs w:val="28"/>
        </w:rPr>
        <w:t xml:space="preserve">Graceful degradation: </w:t>
      </w:r>
      <w:r w:rsidR="006E5C60">
        <w:rPr>
          <w:rFonts w:ascii="Times New Roman" w:hAnsi="Times New Roman" w:cs="Times New Roman"/>
          <w:bCs/>
          <w:sz w:val="28"/>
          <w:szCs w:val="28"/>
        </w:rPr>
        <w:t xml:space="preserve">if </w:t>
      </w:r>
      <w:r w:rsidR="003C6300">
        <w:rPr>
          <w:rFonts w:ascii="Times New Roman" w:hAnsi="Times New Roman" w:cs="Times New Roman"/>
          <w:bCs/>
          <w:sz w:val="28"/>
          <w:szCs w:val="28"/>
        </w:rPr>
        <w:t xml:space="preserve">for instance, a </w:t>
      </w:r>
      <w:r w:rsidR="006E5C60">
        <w:rPr>
          <w:rFonts w:ascii="Times New Roman" w:hAnsi="Times New Roman" w:cs="Times New Roman"/>
          <w:bCs/>
          <w:sz w:val="28"/>
          <w:szCs w:val="28"/>
        </w:rPr>
        <w:t xml:space="preserve">payment gateway </w:t>
      </w:r>
      <w:r w:rsidR="003C6300">
        <w:rPr>
          <w:rFonts w:ascii="Times New Roman" w:hAnsi="Times New Roman" w:cs="Times New Roman"/>
          <w:bCs/>
          <w:sz w:val="28"/>
          <w:szCs w:val="28"/>
        </w:rPr>
        <w:t>shortage happens</w:t>
      </w:r>
      <w:r w:rsidR="00DC4701">
        <w:rPr>
          <w:rFonts w:ascii="Times New Roman" w:hAnsi="Times New Roman" w:cs="Times New Roman"/>
          <w:bCs/>
          <w:sz w:val="28"/>
          <w:szCs w:val="28"/>
        </w:rPr>
        <w:t xml:space="preserve"> when customer pays, then the system surfaces a </w:t>
      </w:r>
      <w:r w:rsidR="00CE2E5E">
        <w:rPr>
          <w:rFonts w:ascii="Times New Roman" w:hAnsi="Times New Roman" w:cs="Times New Roman"/>
          <w:bCs/>
          <w:sz w:val="28"/>
          <w:szCs w:val="28"/>
        </w:rPr>
        <w:t>friendly error while leaving the shopping cart intact, no items lost.</w:t>
      </w:r>
    </w:p>
    <w:p w14:paraId="4D431C1D" w14:textId="6B26885E" w:rsidR="00CE2E5E" w:rsidRPr="007C1902" w:rsidRDefault="00A64EF6" w:rsidP="000943D0">
      <w:pPr>
        <w:pStyle w:val="ListParagraph"/>
        <w:numPr>
          <w:ilvl w:val="0"/>
          <w:numId w:val="88"/>
        </w:numPr>
        <w:spacing w:line="300" w:lineRule="auto"/>
        <w:jc w:val="both"/>
        <w:rPr>
          <w:rFonts w:ascii="Times New Roman" w:hAnsi="Times New Roman" w:cs="Times New Roman"/>
          <w:bCs/>
          <w:sz w:val="28"/>
          <w:szCs w:val="28"/>
        </w:rPr>
      </w:pPr>
      <w:r>
        <w:rPr>
          <w:rFonts w:ascii="Times New Roman" w:hAnsi="Times New Roman" w:cs="Times New Roman"/>
          <w:b/>
          <w:sz w:val="28"/>
          <w:szCs w:val="28"/>
        </w:rPr>
        <w:t xml:space="preserve">Backups/Disaster recoveries: </w:t>
      </w:r>
      <w:r w:rsidR="006C03E8">
        <w:rPr>
          <w:rFonts w:ascii="Times New Roman" w:hAnsi="Times New Roman" w:cs="Times New Roman"/>
          <w:bCs/>
          <w:sz w:val="28"/>
          <w:szCs w:val="28"/>
        </w:rPr>
        <w:t xml:space="preserve">if </w:t>
      </w:r>
      <w:r w:rsidR="00D3034D">
        <w:rPr>
          <w:rFonts w:ascii="Times New Roman" w:hAnsi="Times New Roman" w:cs="Times New Roman"/>
          <w:bCs/>
          <w:sz w:val="28"/>
          <w:szCs w:val="28"/>
        </w:rPr>
        <w:t>a data failure</w:t>
      </w:r>
      <w:r w:rsidR="008820DB">
        <w:rPr>
          <w:rFonts w:ascii="Times New Roman" w:hAnsi="Times New Roman" w:cs="Times New Roman"/>
          <w:bCs/>
          <w:sz w:val="28"/>
          <w:szCs w:val="28"/>
        </w:rPr>
        <w:t xml:space="preserve">, </w:t>
      </w:r>
      <w:r w:rsidR="007072EA">
        <w:rPr>
          <w:rFonts w:ascii="Times New Roman" w:hAnsi="Times New Roman" w:cs="Times New Roman"/>
          <w:bCs/>
          <w:sz w:val="28"/>
          <w:szCs w:val="28"/>
        </w:rPr>
        <w:t>server crash or database corruption</w:t>
      </w:r>
      <w:r w:rsidR="00D3034D">
        <w:rPr>
          <w:rFonts w:ascii="Times New Roman" w:hAnsi="Times New Roman" w:cs="Times New Roman"/>
          <w:bCs/>
          <w:sz w:val="28"/>
          <w:szCs w:val="28"/>
        </w:rPr>
        <w:t xml:space="preserve"> occurs, </w:t>
      </w:r>
      <w:r w:rsidR="00B16FA7">
        <w:rPr>
          <w:rFonts w:ascii="Times New Roman" w:hAnsi="Times New Roman" w:cs="Times New Roman"/>
          <w:bCs/>
          <w:sz w:val="28"/>
          <w:szCs w:val="28"/>
        </w:rPr>
        <w:t>the store’s data should not be lost forever.</w:t>
      </w:r>
      <w:r w:rsidR="006C0980">
        <w:rPr>
          <w:rFonts w:ascii="Times New Roman" w:hAnsi="Times New Roman" w:cs="Times New Roman"/>
          <w:bCs/>
          <w:sz w:val="28"/>
          <w:szCs w:val="28"/>
        </w:rPr>
        <w:t xml:space="preserve"> </w:t>
      </w:r>
      <w:r w:rsidR="00C979DB">
        <w:rPr>
          <w:rFonts w:ascii="Times New Roman" w:hAnsi="Times New Roman" w:cs="Times New Roman"/>
          <w:bCs/>
          <w:sz w:val="28"/>
          <w:szCs w:val="28"/>
        </w:rPr>
        <w:t>RPO</w:t>
      </w:r>
      <w:r w:rsidR="00241898">
        <w:rPr>
          <w:rFonts w:ascii="Times New Roman" w:hAnsi="Times New Roman" w:cs="Times New Roman"/>
          <w:bCs/>
          <w:sz w:val="28"/>
          <w:szCs w:val="28"/>
        </w:rPr>
        <w:t xml:space="preserve"> and RTO are metrics to </w:t>
      </w:r>
      <w:r w:rsidR="00DD3F3C">
        <w:rPr>
          <w:rFonts w:ascii="Times New Roman" w:hAnsi="Times New Roman" w:cs="Times New Roman"/>
          <w:bCs/>
          <w:sz w:val="28"/>
          <w:szCs w:val="28"/>
        </w:rPr>
        <w:t>recover.</w:t>
      </w:r>
      <w:r w:rsidR="00AF60ED">
        <w:rPr>
          <w:rFonts w:ascii="Times New Roman" w:hAnsi="Times New Roman" w:cs="Times New Roman"/>
          <w:bCs/>
          <w:sz w:val="28"/>
          <w:szCs w:val="28"/>
        </w:rPr>
        <w:t xml:space="preserve"> RPO </w:t>
      </w:r>
      <w:r w:rsidR="00253A33">
        <w:rPr>
          <w:rFonts w:ascii="Times New Roman" w:hAnsi="Times New Roman" w:cs="Times New Roman"/>
          <w:bCs/>
          <w:sz w:val="28"/>
          <w:szCs w:val="28"/>
        </w:rPr>
        <w:t xml:space="preserve">with 15 minutes or less </w:t>
      </w:r>
      <w:r w:rsidR="00C763EB">
        <w:rPr>
          <w:rFonts w:ascii="Times New Roman" w:hAnsi="Times New Roman" w:cs="Times New Roman"/>
          <w:bCs/>
          <w:sz w:val="28"/>
          <w:szCs w:val="28"/>
        </w:rPr>
        <w:t>would</w:t>
      </w:r>
      <w:r w:rsidR="00332ED3">
        <w:rPr>
          <w:rFonts w:ascii="Times New Roman" w:hAnsi="Times New Roman" w:cs="Times New Roman"/>
          <w:bCs/>
          <w:sz w:val="28"/>
          <w:szCs w:val="28"/>
        </w:rPr>
        <w:t xml:space="preserve"> have the store lose </w:t>
      </w:r>
      <w:r w:rsidR="00C763EB">
        <w:rPr>
          <w:rFonts w:ascii="Times New Roman" w:hAnsi="Times New Roman" w:cs="Times New Roman"/>
          <w:bCs/>
          <w:sz w:val="28"/>
          <w:szCs w:val="28"/>
        </w:rPr>
        <w:t>transactions in that timeframe.</w:t>
      </w:r>
      <w:r w:rsidR="00E35D79">
        <w:rPr>
          <w:rFonts w:ascii="Times New Roman" w:hAnsi="Times New Roman" w:cs="Times New Roman"/>
          <w:bCs/>
          <w:sz w:val="28"/>
          <w:szCs w:val="28"/>
        </w:rPr>
        <w:t xml:space="preserve"> RTO with 4 hours or less </w:t>
      </w:r>
      <w:r w:rsidR="0051274A">
        <w:rPr>
          <w:rFonts w:ascii="Times New Roman" w:hAnsi="Times New Roman" w:cs="Times New Roman"/>
          <w:bCs/>
          <w:sz w:val="28"/>
          <w:szCs w:val="28"/>
        </w:rPr>
        <w:t>is the timeframe the store needed to recovery and become available again.</w:t>
      </w:r>
    </w:p>
    <w:p w14:paraId="33A7AEFE" w14:textId="005B1685" w:rsidR="00D82C68" w:rsidRPr="00D33ADB" w:rsidRDefault="00D82C68" w:rsidP="000943D0">
      <w:pPr>
        <w:pStyle w:val="Heading2"/>
        <w:numPr>
          <w:ilvl w:val="0"/>
          <w:numId w:val="51"/>
        </w:numPr>
        <w:spacing w:line="360" w:lineRule="auto"/>
        <w:rPr>
          <w:rFonts w:ascii="Times New Roman" w:hAnsi="Times New Roman" w:cs="Times New Roman"/>
          <w:b/>
          <w:bCs/>
          <w:color w:val="auto"/>
          <w:sz w:val="36"/>
          <w:szCs w:val="36"/>
        </w:rPr>
      </w:pPr>
      <w:bookmarkStart w:id="35" w:name="_Toc208537317"/>
      <w:r w:rsidRPr="00D33ADB">
        <w:rPr>
          <w:rFonts w:ascii="Times New Roman" w:hAnsi="Times New Roman" w:cs="Times New Roman"/>
          <w:b/>
          <w:bCs/>
          <w:color w:val="auto"/>
          <w:sz w:val="36"/>
          <w:szCs w:val="36"/>
        </w:rPr>
        <w:t>Security</w:t>
      </w:r>
      <w:bookmarkEnd w:id="35"/>
    </w:p>
    <w:p w14:paraId="3BA30378" w14:textId="4E5FCCC0" w:rsidR="00CE5F92" w:rsidRDefault="00E85496" w:rsidP="00EF4777">
      <w:pPr>
        <w:spacing w:line="300" w:lineRule="auto"/>
        <w:jc w:val="both"/>
        <w:rPr>
          <w:rFonts w:ascii="Times New Roman" w:hAnsi="Times New Roman" w:cs="Times New Roman"/>
          <w:sz w:val="28"/>
          <w:szCs w:val="28"/>
          <w:lang w:val="vi-VN"/>
        </w:rPr>
      </w:pPr>
      <w:r w:rsidRPr="00C22691">
        <w:rPr>
          <w:rFonts w:ascii="Times New Roman" w:hAnsi="Times New Roman" w:cs="Times New Roman"/>
          <w:b/>
          <w:sz w:val="28"/>
          <w:szCs w:val="28"/>
          <w:u w:val="single"/>
          <w:lang w:val="vi-VN"/>
        </w:rPr>
        <w:t>G</w:t>
      </w:r>
      <w:r w:rsidR="002C55DB" w:rsidRPr="00C22691">
        <w:rPr>
          <w:rFonts w:ascii="Times New Roman" w:hAnsi="Times New Roman" w:cs="Times New Roman"/>
          <w:b/>
          <w:sz w:val="28"/>
          <w:szCs w:val="28"/>
          <w:u w:val="single"/>
          <w:lang w:val="vi-VN"/>
        </w:rPr>
        <w:t>oal</w:t>
      </w:r>
      <w:r w:rsidR="006E7A87" w:rsidRPr="00C22691">
        <w:rPr>
          <w:rFonts w:ascii="Times New Roman" w:hAnsi="Times New Roman" w:cs="Times New Roman"/>
          <w:b/>
          <w:sz w:val="28"/>
          <w:szCs w:val="28"/>
          <w:u w:val="single"/>
        </w:rPr>
        <w:t xml:space="preserve"> </w:t>
      </w:r>
      <w:r w:rsidR="00A55A6A">
        <w:rPr>
          <w:rFonts w:ascii="Times New Roman" w:hAnsi="Times New Roman" w:cs="Times New Roman"/>
          <w:b/>
          <w:bCs/>
          <w:sz w:val="28"/>
          <w:szCs w:val="28"/>
          <w:lang w:val="vi-VN"/>
        </w:rPr>
        <w:t>–</w:t>
      </w:r>
      <w:r w:rsidR="00283CC3">
        <w:rPr>
          <w:rFonts w:ascii="Times New Roman" w:hAnsi="Times New Roman" w:cs="Times New Roman"/>
          <w:sz w:val="28"/>
          <w:szCs w:val="28"/>
        </w:rPr>
        <w:t xml:space="preserve"> M</w:t>
      </w:r>
      <w:r w:rsidR="000A5C07" w:rsidRPr="00C22691">
        <w:rPr>
          <w:rFonts w:ascii="Times New Roman" w:hAnsi="Times New Roman" w:cs="Times New Roman"/>
          <w:sz w:val="28"/>
          <w:szCs w:val="28"/>
          <w:lang w:val="vi-VN"/>
        </w:rPr>
        <w:t xml:space="preserve">ake security </w:t>
      </w:r>
      <w:r w:rsidR="00B27FE5">
        <w:rPr>
          <w:rFonts w:ascii="Times New Roman" w:hAnsi="Times New Roman" w:cs="Times New Roman"/>
          <w:sz w:val="28"/>
          <w:szCs w:val="28"/>
        </w:rPr>
        <w:t>as the</w:t>
      </w:r>
      <w:r w:rsidR="00594CFB" w:rsidRPr="00C22691">
        <w:rPr>
          <w:rFonts w:ascii="Times New Roman" w:hAnsi="Times New Roman" w:cs="Times New Roman"/>
          <w:sz w:val="28"/>
          <w:szCs w:val="28"/>
          <w:lang w:val="vi-VN"/>
        </w:rPr>
        <w:t xml:space="preserve"> top priority of the system. </w:t>
      </w:r>
      <w:r w:rsidR="00BF24B2" w:rsidRPr="00C22691">
        <w:rPr>
          <w:rFonts w:ascii="Times New Roman" w:hAnsi="Times New Roman" w:cs="Times New Roman"/>
          <w:sz w:val="28"/>
          <w:szCs w:val="28"/>
          <w:lang w:val="vi-VN"/>
        </w:rPr>
        <w:t xml:space="preserve">The backend which </w:t>
      </w:r>
      <w:r w:rsidR="00F44BCF" w:rsidRPr="00C22691">
        <w:rPr>
          <w:rFonts w:ascii="Times New Roman" w:hAnsi="Times New Roman" w:cs="Times New Roman"/>
          <w:sz w:val="28"/>
          <w:szCs w:val="28"/>
          <w:lang w:val="vi-VN"/>
        </w:rPr>
        <w:t>has the responsibility</w:t>
      </w:r>
      <w:r w:rsidR="00975D46" w:rsidRPr="00C22691">
        <w:rPr>
          <w:rFonts w:ascii="Times New Roman" w:hAnsi="Times New Roman" w:cs="Times New Roman"/>
          <w:sz w:val="28"/>
          <w:szCs w:val="28"/>
          <w:lang w:val="vi-VN"/>
        </w:rPr>
        <w:t xml:space="preserve"> of storing </w:t>
      </w:r>
      <w:r w:rsidR="00332024" w:rsidRPr="00C22691">
        <w:rPr>
          <w:rFonts w:ascii="Times New Roman" w:hAnsi="Times New Roman" w:cs="Times New Roman"/>
          <w:sz w:val="28"/>
          <w:szCs w:val="28"/>
          <w:lang w:val="vi-VN"/>
        </w:rPr>
        <w:t xml:space="preserve">customer data and </w:t>
      </w:r>
      <w:r w:rsidR="00263841" w:rsidRPr="00C22691">
        <w:rPr>
          <w:rFonts w:ascii="Times New Roman" w:hAnsi="Times New Roman" w:cs="Times New Roman"/>
          <w:sz w:val="28"/>
          <w:szCs w:val="28"/>
          <w:lang w:val="vi-VN"/>
        </w:rPr>
        <w:t xml:space="preserve">process query needs to be </w:t>
      </w:r>
      <w:r w:rsidR="00C718C4" w:rsidRPr="00C22691">
        <w:rPr>
          <w:rFonts w:ascii="Times New Roman" w:hAnsi="Times New Roman" w:cs="Times New Roman"/>
          <w:sz w:val="28"/>
          <w:szCs w:val="28"/>
          <w:lang w:val="vi-VN"/>
        </w:rPr>
        <w:t xml:space="preserve">designed </w:t>
      </w:r>
      <w:r w:rsidR="009D0158" w:rsidRPr="00C22691">
        <w:rPr>
          <w:rFonts w:ascii="Times New Roman" w:hAnsi="Times New Roman" w:cs="Times New Roman"/>
          <w:sz w:val="28"/>
          <w:szCs w:val="28"/>
          <w:lang w:val="vi-VN"/>
        </w:rPr>
        <w:t xml:space="preserve">in </w:t>
      </w:r>
      <w:r w:rsidR="00070E46" w:rsidRPr="00C22691">
        <w:rPr>
          <w:rFonts w:ascii="Times New Roman" w:hAnsi="Times New Roman" w:cs="Times New Roman"/>
          <w:sz w:val="28"/>
          <w:szCs w:val="28"/>
          <w:lang w:val="vi-VN"/>
        </w:rPr>
        <w:t>principles</w:t>
      </w:r>
      <w:r w:rsidR="00A24C53" w:rsidRPr="00C22691">
        <w:rPr>
          <w:rFonts w:ascii="Times New Roman" w:hAnsi="Times New Roman" w:cs="Times New Roman"/>
          <w:sz w:val="28"/>
          <w:szCs w:val="28"/>
          <w:lang w:val="vi-VN"/>
        </w:rPr>
        <w:t xml:space="preserve"> that can protect the data, </w:t>
      </w:r>
      <w:r w:rsidR="00D171F0" w:rsidRPr="00C22691">
        <w:rPr>
          <w:rFonts w:ascii="Times New Roman" w:hAnsi="Times New Roman" w:cs="Times New Roman"/>
          <w:sz w:val="28"/>
          <w:szCs w:val="28"/>
          <w:lang w:val="vi-VN"/>
        </w:rPr>
        <w:t>payment informatio</w:t>
      </w:r>
      <w:r w:rsidR="00C22691" w:rsidRPr="00C22691">
        <w:rPr>
          <w:rFonts w:ascii="Times New Roman" w:hAnsi="Times New Roman" w:cs="Times New Roman"/>
          <w:sz w:val="28"/>
          <w:szCs w:val="28"/>
          <w:lang w:val="vi-VN"/>
        </w:rPr>
        <w:t>n from fraudulent activities.</w:t>
      </w:r>
    </w:p>
    <w:p w14:paraId="07A6CED7" w14:textId="0A77E1BF" w:rsidR="001415A5" w:rsidRDefault="00C22691" w:rsidP="00EF4777">
      <w:pPr>
        <w:spacing w:line="300" w:lineRule="auto"/>
        <w:rPr>
          <w:rFonts w:ascii="Times New Roman" w:hAnsi="Times New Roman" w:cs="Times New Roman"/>
          <w:sz w:val="28"/>
          <w:szCs w:val="28"/>
          <w:lang w:val="vi-VN"/>
        </w:rPr>
      </w:pPr>
      <w:r w:rsidRPr="007D1993">
        <w:rPr>
          <w:rFonts w:ascii="Times New Roman" w:hAnsi="Times New Roman" w:cs="Times New Roman"/>
          <w:b/>
          <w:bCs/>
          <w:sz w:val="28"/>
          <w:szCs w:val="28"/>
          <w:u w:val="single"/>
          <w:lang w:val="vi-VN"/>
        </w:rPr>
        <w:t>Avoid</w:t>
      </w:r>
      <w:r w:rsidR="007D1993" w:rsidRPr="007D1993">
        <w:rPr>
          <w:rFonts w:ascii="Times New Roman" w:hAnsi="Times New Roman" w:cs="Times New Roman"/>
          <w:sz w:val="28"/>
          <w:szCs w:val="28"/>
          <w:u w:val="single"/>
          <w:lang w:val="vi-VN"/>
        </w:rPr>
        <w:t xml:space="preserve"> </w:t>
      </w:r>
      <w:r w:rsidR="001415A5">
        <w:rPr>
          <w:rFonts w:ascii="Times New Roman" w:hAnsi="Times New Roman" w:cs="Times New Roman"/>
          <w:sz w:val="28"/>
          <w:szCs w:val="28"/>
          <w:lang w:val="vi-VN"/>
        </w:rPr>
        <w:t>–</w:t>
      </w:r>
      <w:r w:rsidR="00272FA3">
        <w:rPr>
          <w:rFonts w:ascii="Times New Roman" w:hAnsi="Times New Roman" w:cs="Times New Roman"/>
          <w:sz w:val="28"/>
          <w:szCs w:val="28"/>
          <w:lang w:val="vi-VN"/>
        </w:rPr>
        <w:t xml:space="preserve"> Critical situation </w:t>
      </w:r>
      <w:r w:rsidR="00CC1205">
        <w:rPr>
          <w:rFonts w:ascii="Times New Roman" w:hAnsi="Times New Roman" w:cs="Times New Roman"/>
          <w:sz w:val="28"/>
          <w:szCs w:val="28"/>
          <w:lang w:val="vi-VN"/>
        </w:rPr>
        <w:t>for this attribute</w:t>
      </w:r>
      <w:r w:rsidR="0083507B">
        <w:rPr>
          <w:rFonts w:ascii="Times New Roman" w:hAnsi="Times New Roman" w:cs="Times New Roman"/>
          <w:sz w:val="28"/>
          <w:szCs w:val="28"/>
          <w:lang w:val="vi-VN"/>
        </w:rPr>
        <w:t xml:space="preserve"> will be “Unauthorized access” when the system can not detect strange access from unauthorized users which can</w:t>
      </w:r>
      <w:r w:rsidR="00854065">
        <w:rPr>
          <w:rFonts w:ascii="Times New Roman" w:hAnsi="Times New Roman" w:cs="Times New Roman"/>
          <w:sz w:val="28"/>
          <w:szCs w:val="28"/>
          <w:lang w:val="vi-VN"/>
        </w:rPr>
        <w:t xml:space="preserve"> lead to data breach/leak</w:t>
      </w:r>
      <w:r w:rsidR="00BC18BB">
        <w:rPr>
          <w:rFonts w:ascii="Times New Roman" w:hAnsi="Times New Roman" w:cs="Times New Roman"/>
          <w:sz w:val="28"/>
          <w:szCs w:val="28"/>
          <w:lang w:val="vi-VN"/>
        </w:rPr>
        <w:t xml:space="preserve"> or stealing</w:t>
      </w:r>
      <w:r w:rsidR="00731FD0">
        <w:rPr>
          <w:rFonts w:ascii="Times New Roman" w:hAnsi="Times New Roman" w:cs="Times New Roman"/>
          <w:sz w:val="28"/>
          <w:szCs w:val="28"/>
          <w:lang w:val="vi-VN"/>
        </w:rPr>
        <w:t xml:space="preserve"> </w:t>
      </w:r>
      <w:r w:rsidR="00731FD0" w:rsidRPr="00731FD0">
        <w:rPr>
          <w:rFonts w:ascii="Times New Roman" w:hAnsi="Times New Roman" w:cs="Times New Roman"/>
          <w:sz w:val="28"/>
          <w:szCs w:val="28"/>
          <w:lang w:val="vi-VN"/>
        </w:rPr>
        <w:sym w:font="Wingdings" w:char="F0E0"/>
      </w:r>
      <w:r w:rsidR="00731FD0">
        <w:rPr>
          <w:rFonts w:ascii="Times New Roman" w:hAnsi="Times New Roman" w:cs="Times New Roman"/>
          <w:sz w:val="28"/>
          <w:szCs w:val="28"/>
          <w:lang w:val="vi-VN"/>
        </w:rPr>
        <w:t xml:space="preserve"> violate the </w:t>
      </w:r>
      <w:r w:rsidR="00BD438E">
        <w:rPr>
          <w:rFonts w:ascii="Times New Roman" w:hAnsi="Times New Roman" w:cs="Times New Roman"/>
          <w:sz w:val="28"/>
          <w:szCs w:val="28"/>
          <w:lang w:val="vi-VN"/>
        </w:rPr>
        <w:t xml:space="preserve">legit of the store, lost </w:t>
      </w:r>
      <w:r w:rsidR="008D23C5">
        <w:rPr>
          <w:rFonts w:ascii="Times New Roman" w:hAnsi="Times New Roman" w:cs="Times New Roman"/>
          <w:sz w:val="28"/>
          <w:szCs w:val="28"/>
          <w:lang w:val="vi-VN"/>
        </w:rPr>
        <w:t>customers.</w:t>
      </w:r>
    </w:p>
    <w:p w14:paraId="37377620" w14:textId="5F5CDDCB" w:rsidR="00C22691" w:rsidRDefault="00EF4777" w:rsidP="00EF4777">
      <w:pPr>
        <w:spacing w:line="300" w:lineRule="auto"/>
        <w:rPr>
          <w:rFonts w:ascii="Times New Roman" w:hAnsi="Times New Roman" w:cs="Times New Roman"/>
          <w:b/>
          <w:sz w:val="28"/>
          <w:szCs w:val="28"/>
          <w:u w:val="single"/>
          <w:lang w:val="vi-VN"/>
        </w:rPr>
      </w:pPr>
      <w:r w:rsidRPr="00EF4777">
        <w:rPr>
          <w:rFonts w:ascii="Times New Roman" w:hAnsi="Times New Roman" w:cs="Times New Roman"/>
          <w:b/>
          <w:bCs/>
          <w:sz w:val="28"/>
          <w:szCs w:val="28"/>
          <w:u w:val="single"/>
          <w:lang w:val="vi-VN"/>
        </w:rPr>
        <w:t>Key scenarios</w:t>
      </w:r>
    </w:p>
    <w:p w14:paraId="4726595C" w14:textId="77777777" w:rsidR="00EF4777" w:rsidRPr="009B1525" w:rsidRDefault="00EF4777" w:rsidP="000943D0">
      <w:pPr>
        <w:pStyle w:val="ListParagraph"/>
        <w:numPr>
          <w:ilvl w:val="0"/>
          <w:numId w:val="89"/>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The customer client should be store in compliance with Australian law</w:t>
      </w:r>
      <w:r>
        <w:rPr>
          <w:rFonts w:ascii="Times New Roman" w:hAnsi="Times New Roman" w:cs="Times New Roman"/>
          <w:sz w:val="28"/>
          <w:szCs w:val="28"/>
        </w:rPr>
        <w:t>.</w:t>
      </w:r>
    </w:p>
    <w:p w14:paraId="253EEFB9" w14:textId="77777777" w:rsidR="00EF4777" w:rsidRPr="009B1525" w:rsidRDefault="00EF4777" w:rsidP="000943D0">
      <w:pPr>
        <w:pStyle w:val="ListParagraph"/>
        <w:numPr>
          <w:ilvl w:val="0"/>
          <w:numId w:val="89"/>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The system should provide warning when there are more than 5 times</w:t>
      </w:r>
      <w:ins w:id="36" w:author="Microsoft Word" w:date="2025-09-12T00:39:00Z" w16du:dateUtc="2025-09-11T14:39:00Z">
        <w:r>
          <w:rPr>
            <w:rFonts w:ascii="Times New Roman" w:hAnsi="Times New Roman" w:cs="Times New Roman"/>
            <w:sz w:val="28"/>
            <w:szCs w:val="28"/>
          </w:rPr>
          <w:t>.</w:t>
        </w:r>
      </w:ins>
      <w:r>
        <w:rPr>
          <w:rFonts w:ascii="Times New Roman" w:hAnsi="Times New Roman" w:cs="Times New Roman"/>
          <w:sz w:val="28"/>
          <w:szCs w:val="28"/>
          <w:lang w:val="vi-VN"/>
        </w:rPr>
        <w:t xml:space="preserve"> of login request from 1 IP address</w:t>
      </w:r>
    </w:p>
    <w:p w14:paraId="7A7F42C0" w14:textId="77777777" w:rsidR="00EF4777" w:rsidRPr="009B1525" w:rsidRDefault="00EF4777" w:rsidP="000943D0">
      <w:pPr>
        <w:pStyle w:val="ListParagraph"/>
        <w:numPr>
          <w:ilvl w:val="0"/>
          <w:numId w:val="89"/>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The sensitive information of users like card number, phone number should not be store in plain text, they need to be embedded or encryption by AES-256 </w:t>
      </w:r>
      <w:r>
        <w:rPr>
          <w:rFonts w:ascii="Times New Roman" w:hAnsi="Times New Roman" w:cs="Times New Roman"/>
          <w:sz w:val="28"/>
          <w:szCs w:val="28"/>
        </w:rPr>
        <w:t>algorithms</w:t>
      </w:r>
      <w:r>
        <w:rPr>
          <w:rFonts w:ascii="Times New Roman" w:hAnsi="Times New Roman" w:cs="Times New Roman"/>
          <w:sz w:val="28"/>
          <w:szCs w:val="28"/>
          <w:lang w:val="vi-VN"/>
        </w:rPr>
        <w:t>.</w:t>
      </w:r>
    </w:p>
    <w:p w14:paraId="17B59234" w14:textId="5F0B52F6" w:rsidR="009400DC" w:rsidRPr="00ED41F8" w:rsidRDefault="00EF4777" w:rsidP="000943D0">
      <w:pPr>
        <w:pStyle w:val="ListParagraph"/>
        <w:numPr>
          <w:ilvl w:val="0"/>
          <w:numId w:val="89"/>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rPr>
        <w:t>I</w:t>
      </w:r>
      <w:r w:rsidRPr="00CD5C4B">
        <w:rPr>
          <w:rFonts w:ascii="Times New Roman" w:hAnsi="Times New Roman" w:cs="Times New Roman"/>
          <w:sz w:val="28"/>
          <w:szCs w:val="28"/>
          <w:lang w:val="vi-VN"/>
        </w:rPr>
        <w:t>dentify the authorized internal users who have authorization to access the restricted services of the system</w:t>
      </w:r>
      <w:r>
        <w:rPr>
          <w:rFonts w:ascii="Times New Roman" w:hAnsi="Times New Roman" w:cs="Times New Roman"/>
          <w:sz w:val="28"/>
          <w:szCs w:val="28"/>
        </w:rPr>
        <w:t>,</w:t>
      </w:r>
      <w:r w:rsidRPr="00CD5C4B">
        <w:rPr>
          <w:rFonts w:ascii="Times New Roman" w:hAnsi="Times New Roman" w:cs="Times New Roman"/>
          <w:sz w:val="28"/>
          <w:szCs w:val="28"/>
          <w:lang w:val="vi-VN"/>
        </w:rPr>
        <w:t xml:space="preserve"> which normal users do not have access to</w:t>
      </w:r>
      <w:r>
        <w:rPr>
          <w:rFonts w:ascii="Times New Roman" w:hAnsi="Times New Roman" w:cs="Times New Roman"/>
          <w:sz w:val="28"/>
          <w:szCs w:val="28"/>
          <w:lang w:val="vi-VN"/>
        </w:rPr>
        <w:t xml:space="preserve"> such as the IT department or employee working with the store can access to modify the function of the webpage or debug errors while the sale assistances can only view the receipt, change the stock count of the products</w:t>
      </w:r>
      <w:r w:rsidR="00E55B61">
        <w:rPr>
          <w:rFonts w:ascii="Times New Roman" w:hAnsi="Times New Roman" w:cs="Times New Roman"/>
          <w:sz w:val="28"/>
          <w:szCs w:val="28"/>
        </w:rPr>
        <w:t>.</w:t>
      </w:r>
    </w:p>
    <w:p w14:paraId="6F1DF2C8" w14:textId="1D3DC73D" w:rsidR="00D82C68" w:rsidRPr="00D33ADB" w:rsidRDefault="00D33ADB" w:rsidP="000943D0">
      <w:pPr>
        <w:pStyle w:val="Heading2"/>
        <w:numPr>
          <w:ilvl w:val="0"/>
          <w:numId w:val="51"/>
        </w:numPr>
        <w:spacing w:line="360" w:lineRule="auto"/>
        <w:rPr>
          <w:rFonts w:ascii="Times New Roman" w:hAnsi="Times New Roman" w:cs="Times New Roman"/>
          <w:b/>
          <w:bCs/>
          <w:color w:val="auto"/>
          <w:sz w:val="36"/>
          <w:szCs w:val="36"/>
        </w:rPr>
      </w:pPr>
      <w:bookmarkStart w:id="37" w:name="_Toc208537318"/>
      <w:r w:rsidRPr="00D33ADB">
        <w:rPr>
          <w:rFonts w:ascii="Times New Roman" w:hAnsi="Times New Roman" w:cs="Times New Roman"/>
          <w:b/>
          <w:bCs/>
          <w:color w:val="auto"/>
          <w:sz w:val="36"/>
          <w:szCs w:val="36"/>
        </w:rPr>
        <w:t>Scalability</w:t>
      </w:r>
      <w:r w:rsidR="00B83830">
        <w:rPr>
          <w:rFonts w:ascii="Times New Roman" w:hAnsi="Times New Roman" w:cs="Times New Roman"/>
          <w:b/>
          <w:bCs/>
          <w:color w:val="auto"/>
          <w:sz w:val="36"/>
          <w:szCs w:val="36"/>
          <w:lang w:val="vi-VN"/>
        </w:rPr>
        <w:t>/Performance</w:t>
      </w:r>
      <w:bookmarkEnd w:id="37"/>
    </w:p>
    <w:p w14:paraId="6395A5F3" w14:textId="0A5C80D7" w:rsidR="00D33ADB" w:rsidRPr="00A41E86" w:rsidRDefault="00A41E86" w:rsidP="006D035D">
      <w:pPr>
        <w:spacing w:line="300" w:lineRule="auto"/>
        <w:jc w:val="both"/>
        <w:rPr>
          <w:rFonts w:ascii="Times New Roman" w:hAnsi="Times New Roman" w:cs="Times New Roman"/>
          <w:sz w:val="28"/>
          <w:szCs w:val="28"/>
        </w:rPr>
      </w:pPr>
      <w:r>
        <w:rPr>
          <w:rFonts w:ascii="Times New Roman" w:hAnsi="Times New Roman" w:cs="Times New Roman"/>
          <w:b/>
          <w:bCs/>
          <w:sz w:val="28"/>
          <w:szCs w:val="28"/>
          <w:u w:val="single"/>
        </w:rPr>
        <w:t xml:space="preserve">Goal </w:t>
      </w:r>
      <w:r>
        <w:rPr>
          <w:rFonts w:ascii="Times New Roman" w:hAnsi="Times New Roman" w:cs="Times New Roman"/>
          <w:sz w:val="28"/>
          <w:szCs w:val="28"/>
        </w:rPr>
        <w:t>–</w:t>
      </w:r>
      <w:r>
        <w:rPr>
          <w:rFonts w:ascii="Times New Roman" w:hAnsi="Times New Roman" w:cs="Times New Roman"/>
          <w:sz w:val="28"/>
          <w:szCs w:val="28"/>
          <w:lang w:val="vi-VN"/>
        </w:rPr>
        <w:t xml:space="preserve"> </w:t>
      </w:r>
      <w:r w:rsidR="004C6CE6">
        <w:rPr>
          <w:rFonts w:ascii="Times New Roman" w:hAnsi="Times New Roman" w:cs="Times New Roman"/>
          <w:sz w:val="28"/>
          <w:szCs w:val="28"/>
        </w:rPr>
        <w:t xml:space="preserve">Server responses should </w:t>
      </w:r>
      <w:r w:rsidR="00C857AB">
        <w:rPr>
          <w:rFonts w:ascii="Times New Roman" w:hAnsi="Times New Roman" w:cs="Times New Roman"/>
          <w:sz w:val="28"/>
          <w:szCs w:val="28"/>
        </w:rPr>
        <w:t>response</w:t>
      </w:r>
      <w:r w:rsidR="004C6CE6">
        <w:rPr>
          <w:rFonts w:ascii="Times New Roman" w:hAnsi="Times New Roman" w:cs="Times New Roman"/>
          <w:sz w:val="28"/>
          <w:szCs w:val="28"/>
        </w:rPr>
        <w:t xml:space="preserve"> snappy</w:t>
      </w:r>
      <w:r w:rsidR="00EF1816">
        <w:rPr>
          <w:rFonts w:ascii="Times New Roman" w:hAnsi="Times New Roman" w:cs="Times New Roman"/>
          <w:sz w:val="28"/>
          <w:szCs w:val="28"/>
        </w:rPr>
        <w:t xml:space="preserve"> to users’ interactions</w:t>
      </w:r>
      <w:r w:rsidR="00D24997">
        <w:rPr>
          <w:rFonts w:ascii="Times New Roman" w:hAnsi="Times New Roman" w:cs="Times New Roman"/>
          <w:sz w:val="28"/>
          <w:szCs w:val="28"/>
        </w:rPr>
        <w:t xml:space="preserve">, </w:t>
      </w:r>
      <w:r w:rsidR="00007D67">
        <w:rPr>
          <w:rFonts w:ascii="Times New Roman" w:hAnsi="Times New Roman" w:cs="Times New Roman"/>
          <w:sz w:val="28"/>
          <w:szCs w:val="28"/>
        </w:rPr>
        <w:t>for instance</w:t>
      </w:r>
      <w:r w:rsidR="00D24997">
        <w:rPr>
          <w:rFonts w:ascii="Times New Roman" w:hAnsi="Times New Roman" w:cs="Times New Roman"/>
          <w:sz w:val="28"/>
          <w:szCs w:val="28"/>
        </w:rPr>
        <w:t>,</w:t>
      </w:r>
      <w:r w:rsidR="00007D67">
        <w:rPr>
          <w:rFonts w:ascii="Times New Roman" w:hAnsi="Times New Roman" w:cs="Times New Roman"/>
          <w:sz w:val="28"/>
          <w:szCs w:val="28"/>
        </w:rPr>
        <w:t xml:space="preserve"> </w:t>
      </w:r>
      <w:r w:rsidR="00FA05C9">
        <w:rPr>
          <w:rFonts w:ascii="Times New Roman" w:hAnsi="Times New Roman" w:cs="Times New Roman"/>
          <w:sz w:val="28"/>
          <w:szCs w:val="28"/>
        </w:rPr>
        <w:t>loading product pages</w:t>
      </w:r>
      <w:r w:rsidR="003A1F94">
        <w:rPr>
          <w:rFonts w:ascii="Times New Roman" w:hAnsi="Times New Roman" w:cs="Times New Roman"/>
          <w:sz w:val="28"/>
          <w:szCs w:val="28"/>
        </w:rPr>
        <w:t>, processing payments, etc</w:t>
      </w:r>
      <w:r w:rsidR="00007D67">
        <w:rPr>
          <w:rFonts w:ascii="Times New Roman" w:hAnsi="Times New Roman" w:cs="Times New Roman"/>
          <w:sz w:val="28"/>
          <w:szCs w:val="28"/>
        </w:rPr>
        <w:t>.</w:t>
      </w:r>
      <w:r w:rsidR="00D24997">
        <w:rPr>
          <w:rFonts w:ascii="Times New Roman" w:hAnsi="Times New Roman" w:cs="Times New Roman"/>
          <w:sz w:val="28"/>
          <w:szCs w:val="28"/>
        </w:rPr>
        <w:t xml:space="preserve"> </w:t>
      </w:r>
      <w:r w:rsidR="00007D67">
        <w:rPr>
          <w:rFonts w:ascii="Times New Roman" w:hAnsi="Times New Roman" w:cs="Times New Roman"/>
          <w:sz w:val="28"/>
          <w:szCs w:val="28"/>
        </w:rPr>
        <w:t>S</w:t>
      </w:r>
      <w:r w:rsidR="00D24997">
        <w:rPr>
          <w:rFonts w:ascii="Times New Roman" w:hAnsi="Times New Roman" w:cs="Times New Roman"/>
          <w:sz w:val="28"/>
          <w:szCs w:val="28"/>
        </w:rPr>
        <w:t>cales with demands (e.g. promos, holidays).</w:t>
      </w:r>
      <w:r w:rsidR="003C2F09">
        <w:rPr>
          <w:rFonts w:ascii="Times New Roman" w:hAnsi="Times New Roman" w:cs="Times New Roman"/>
          <w:sz w:val="28"/>
          <w:szCs w:val="28"/>
        </w:rPr>
        <w:t xml:space="preserve"> </w:t>
      </w:r>
      <w:r w:rsidR="00AD52D0">
        <w:rPr>
          <w:rFonts w:ascii="Times New Roman" w:hAnsi="Times New Roman" w:cs="Times New Roman"/>
          <w:sz w:val="28"/>
          <w:szCs w:val="28"/>
        </w:rPr>
        <w:t>Efficient processing of payments and order confirmations is vital for smooth experiences.</w:t>
      </w:r>
    </w:p>
    <w:p w14:paraId="78CC2201" w14:textId="5C70BED3" w:rsidR="00AC2569" w:rsidRPr="00BE587F" w:rsidRDefault="00D24997" w:rsidP="006D035D">
      <w:pPr>
        <w:spacing w:line="300" w:lineRule="auto"/>
        <w:jc w:val="both"/>
        <w:rPr>
          <w:rFonts w:ascii="Times New Roman" w:hAnsi="Times New Roman" w:cs="Times New Roman"/>
          <w:sz w:val="28"/>
          <w:szCs w:val="28"/>
        </w:rPr>
      </w:pPr>
      <w:r w:rsidRPr="00D24997">
        <w:rPr>
          <w:rFonts w:ascii="Times New Roman" w:hAnsi="Times New Roman" w:cs="Times New Roman"/>
          <w:b/>
          <w:bCs/>
          <w:sz w:val="28"/>
          <w:szCs w:val="28"/>
          <w:u w:val="single"/>
        </w:rPr>
        <w:t>Avoid</w:t>
      </w:r>
      <w:r w:rsidR="005E2ACC">
        <w:rPr>
          <w:rFonts w:ascii="Times New Roman" w:hAnsi="Times New Roman" w:cs="Times New Roman"/>
          <w:sz w:val="28"/>
          <w:szCs w:val="28"/>
          <w:u w:val="single"/>
        </w:rPr>
        <w:t xml:space="preserve"> </w:t>
      </w:r>
      <w:r w:rsidR="005E2ACC">
        <w:rPr>
          <w:rFonts w:ascii="Times New Roman" w:hAnsi="Times New Roman" w:cs="Times New Roman"/>
          <w:sz w:val="28"/>
          <w:szCs w:val="28"/>
        </w:rPr>
        <w:t>–</w:t>
      </w:r>
      <w:r w:rsidR="007C6EC1">
        <w:rPr>
          <w:rFonts w:ascii="Times New Roman" w:hAnsi="Times New Roman" w:cs="Times New Roman"/>
          <w:sz w:val="28"/>
          <w:szCs w:val="28"/>
          <w:lang w:val="vi-VN"/>
        </w:rPr>
        <w:t xml:space="preserve"> </w:t>
      </w:r>
      <w:r w:rsidR="00BE587F">
        <w:rPr>
          <w:rFonts w:ascii="Times New Roman" w:hAnsi="Times New Roman" w:cs="Times New Roman"/>
          <w:sz w:val="28"/>
          <w:szCs w:val="28"/>
        </w:rPr>
        <w:t>Slow response</w:t>
      </w:r>
      <w:r w:rsidR="00B876DC">
        <w:rPr>
          <w:rFonts w:ascii="Times New Roman" w:hAnsi="Times New Roman" w:cs="Times New Roman"/>
          <w:sz w:val="28"/>
          <w:szCs w:val="28"/>
          <w:lang w:val="vi-VN"/>
        </w:rPr>
        <w:t xml:space="preserve"> </w:t>
      </w:r>
      <w:r w:rsidR="00B876DC">
        <w:rPr>
          <w:rFonts w:ascii="Times New Roman" w:hAnsi="Times New Roman" w:cs="Times New Roman"/>
          <w:sz w:val="28"/>
          <w:szCs w:val="28"/>
        </w:rPr>
        <w:t>will frustrate customers</w:t>
      </w:r>
      <w:r w:rsidR="00D47F49">
        <w:rPr>
          <w:rFonts w:ascii="Times New Roman" w:hAnsi="Times New Roman" w:cs="Times New Roman"/>
          <w:sz w:val="28"/>
          <w:szCs w:val="28"/>
        </w:rPr>
        <w:t xml:space="preserve"> and lead to shopping cart </w:t>
      </w:r>
      <w:r w:rsidR="008C4E92">
        <w:rPr>
          <w:rFonts w:ascii="Times New Roman" w:hAnsi="Times New Roman" w:cs="Times New Roman"/>
          <w:sz w:val="28"/>
          <w:szCs w:val="28"/>
        </w:rPr>
        <w:t xml:space="preserve">abandonment, </w:t>
      </w:r>
      <w:r w:rsidR="008A74D6">
        <w:rPr>
          <w:rFonts w:ascii="Times New Roman" w:hAnsi="Times New Roman" w:cs="Times New Roman"/>
          <w:sz w:val="28"/>
          <w:szCs w:val="28"/>
        </w:rPr>
        <w:t>or even worse, losing customers</w:t>
      </w:r>
      <w:r w:rsidR="0015014A">
        <w:rPr>
          <w:rFonts w:ascii="Times New Roman" w:hAnsi="Times New Roman" w:cs="Times New Roman"/>
          <w:sz w:val="28"/>
          <w:szCs w:val="28"/>
        </w:rPr>
        <w:t xml:space="preserve"> plus negative reviews. O</w:t>
      </w:r>
      <w:r w:rsidR="006E31AB">
        <w:rPr>
          <w:rFonts w:ascii="Times New Roman" w:hAnsi="Times New Roman" w:cs="Times New Roman"/>
          <w:sz w:val="28"/>
          <w:szCs w:val="28"/>
        </w:rPr>
        <w:t>nline shopping environment</w:t>
      </w:r>
      <w:r w:rsidR="006B1363">
        <w:rPr>
          <w:rFonts w:ascii="Times New Roman" w:hAnsi="Times New Roman" w:cs="Times New Roman"/>
          <w:sz w:val="28"/>
          <w:szCs w:val="28"/>
        </w:rPr>
        <w:t xml:space="preserve"> is where speed is prioritized.</w:t>
      </w:r>
    </w:p>
    <w:p w14:paraId="50EC908C" w14:textId="550616D7" w:rsidR="004D7B58" w:rsidRPr="00B876DC" w:rsidRDefault="007E4094" w:rsidP="00AC2569">
      <w:pPr>
        <w:spacing w:line="300" w:lineRule="auto"/>
        <w:rPr>
          <w:rFonts w:ascii="Times New Roman" w:hAnsi="Times New Roman" w:cs="Times New Roman"/>
          <w:sz w:val="28"/>
          <w:szCs w:val="28"/>
        </w:rPr>
      </w:pPr>
      <w:r>
        <w:rPr>
          <w:rFonts w:ascii="Times New Roman" w:hAnsi="Times New Roman" w:cs="Times New Roman"/>
          <w:b/>
          <w:bCs/>
          <w:sz w:val="28"/>
          <w:szCs w:val="28"/>
          <w:u w:val="single"/>
        </w:rPr>
        <w:t>Key scenarios</w:t>
      </w:r>
    </w:p>
    <w:p w14:paraId="54C82C56" w14:textId="0591AADC" w:rsidR="007E4094" w:rsidRPr="007E4094" w:rsidRDefault="0095011E" w:rsidP="000943D0">
      <w:pPr>
        <w:pStyle w:val="ListParagraph"/>
        <w:numPr>
          <w:ilvl w:val="0"/>
          <w:numId w:val="90"/>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Catalogue search response time: </w:t>
      </w:r>
      <w:r w:rsidR="00CC5EB3">
        <w:rPr>
          <w:rFonts w:ascii="Times New Roman" w:hAnsi="Times New Roman" w:cs="Times New Roman"/>
          <w:sz w:val="28"/>
          <w:szCs w:val="28"/>
        </w:rPr>
        <w:t xml:space="preserve">searching, browsing </w:t>
      </w:r>
      <w:r w:rsidR="00B9207E">
        <w:rPr>
          <w:rFonts w:ascii="Times New Roman" w:hAnsi="Times New Roman" w:cs="Times New Roman"/>
          <w:sz w:val="28"/>
          <w:szCs w:val="28"/>
        </w:rPr>
        <w:t>listings should be quick and efficient</w:t>
      </w:r>
      <w:r w:rsidR="004F7906">
        <w:rPr>
          <w:rFonts w:ascii="Times New Roman" w:hAnsi="Times New Roman" w:cs="Times New Roman"/>
          <w:sz w:val="28"/>
          <w:szCs w:val="28"/>
        </w:rPr>
        <w:t xml:space="preserve">, despite the </w:t>
      </w:r>
      <w:r w:rsidR="00AC6673">
        <w:rPr>
          <w:rFonts w:ascii="Times New Roman" w:hAnsi="Times New Roman" w:cs="Times New Roman"/>
          <w:sz w:val="28"/>
          <w:szCs w:val="28"/>
        </w:rPr>
        <w:t>number</w:t>
      </w:r>
      <w:r w:rsidR="004F7906">
        <w:rPr>
          <w:rFonts w:ascii="Times New Roman" w:hAnsi="Times New Roman" w:cs="Times New Roman"/>
          <w:sz w:val="28"/>
          <w:szCs w:val="28"/>
        </w:rPr>
        <w:t xml:space="preserve"> of online users.</w:t>
      </w:r>
      <w:r w:rsidR="00F51FFF">
        <w:rPr>
          <w:rFonts w:ascii="Times New Roman" w:hAnsi="Times New Roman" w:cs="Times New Roman"/>
          <w:sz w:val="28"/>
          <w:szCs w:val="28"/>
        </w:rPr>
        <w:t xml:space="preserve"> For instance, </w:t>
      </w:r>
      <w:r w:rsidR="00E724A8">
        <w:rPr>
          <w:rFonts w:ascii="Times New Roman" w:hAnsi="Times New Roman" w:cs="Times New Roman"/>
          <w:sz w:val="28"/>
          <w:szCs w:val="28"/>
        </w:rPr>
        <w:t>with 100 sessions</w:t>
      </w:r>
      <w:r w:rsidR="00F966D3">
        <w:rPr>
          <w:rFonts w:ascii="Times New Roman" w:hAnsi="Times New Roman" w:cs="Times New Roman"/>
          <w:sz w:val="28"/>
          <w:szCs w:val="28"/>
        </w:rPr>
        <w:t>, 95% of the catalogue</w:t>
      </w:r>
      <w:r w:rsidR="00A0169B">
        <w:rPr>
          <w:rFonts w:ascii="Times New Roman" w:hAnsi="Times New Roman" w:cs="Times New Roman"/>
          <w:sz w:val="28"/>
          <w:szCs w:val="28"/>
        </w:rPr>
        <w:t xml:space="preserve"> or search loads should be finished in under 2 seconds, for </w:t>
      </w:r>
      <w:r w:rsidR="00525448">
        <w:rPr>
          <w:rFonts w:ascii="Times New Roman" w:hAnsi="Times New Roman" w:cs="Times New Roman"/>
          <w:sz w:val="28"/>
          <w:szCs w:val="28"/>
        </w:rPr>
        <w:t>adding/updating cart, under 1 seconds to instant.</w:t>
      </w:r>
    </w:p>
    <w:p w14:paraId="4C4043F9" w14:textId="2A1FFDA5" w:rsidR="00AC6673" w:rsidRPr="007E4094" w:rsidRDefault="00EA2259" w:rsidP="000943D0">
      <w:pPr>
        <w:pStyle w:val="ListParagraph"/>
        <w:numPr>
          <w:ilvl w:val="0"/>
          <w:numId w:val="90"/>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Checkout flow: </w:t>
      </w:r>
      <w:r w:rsidR="00F22455">
        <w:rPr>
          <w:rFonts w:ascii="Times New Roman" w:hAnsi="Times New Roman" w:cs="Times New Roman"/>
          <w:sz w:val="28"/>
          <w:szCs w:val="28"/>
        </w:rPr>
        <w:t>the checkout progress</w:t>
      </w:r>
      <w:r w:rsidR="00262026">
        <w:rPr>
          <w:rFonts w:ascii="Times New Roman" w:hAnsi="Times New Roman" w:cs="Times New Roman"/>
          <w:sz w:val="28"/>
          <w:szCs w:val="28"/>
        </w:rPr>
        <w:t xml:space="preserve"> (cart – address – shipping – payment) must feel smooth with no delay, no sluggish.</w:t>
      </w:r>
      <w:r w:rsidR="001B5C6D">
        <w:rPr>
          <w:rFonts w:ascii="Times New Roman" w:hAnsi="Times New Roman" w:cs="Times New Roman"/>
          <w:sz w:val="28"/>
          <w:szCs w:val="28"/>
        </w:rPr>
        <w:t xml:space="preserve"> Same as above, 100 sessions, </w:t>
      </w:r>
      <w:r w:rsidR="00443A64">
        <w:rPr>
          <w:rFonts w:ascii="Times New Roman" w:hAnsi="Times New Roman" w:cs="Times New Roman"/>
          <w:sz w:val="28"/>
          <w:szCs w:val="28"/>
        </w:rPr>
        <w:t xml:space="preserve">95% of users, </w:t>
      </w:r>
      <w:r w:rsidR="00F35B26">
        <w:rPr>
          <w:rFonts w:ascii="Times New Roman" w:hAnsi="Times New Roman" w:cs="Times New Roman"/>
          <w:sz w:val="28"/>
          <w:szCs w:val="28"/>
        </w:rPr>
        <w:t>each step should only take under 3 seconds</w:t>
      </w:r>
      <w:r w:rsidR="00054220">
        <w:rPr>
          <w:rFonts w:ascii="Times New Roman" w:hAnsi="Times New Roman" w:cs="Times New Roman"/>
          <w:sz w:val="28"/>
          <w:szCs w:val="28"/>
        </w:rPr>
        <w:t xml:space="preserve">. The journey from cart to </w:t>
      </w:r>
      <w:r w:rsidR="001C6726">
        <w:rPr>
          <w:rFonts w:ascii="Times New Roman" w:hAnsi="Times New Roman" w:cs="Times New Roman"/>
          <w:sz w:val="28"/>
          <w:szCs w:val="28"/>
        </w:rPr>
        <w:t>order confirmation should average approximately 25 seconds.</w:t>
      </w:r>
    </w:p>
    <w:p w14:paraId="7AD28CA4" w14:textId="0BDA1916" w:rsidR="001C6726" w:rsidRPr="007E4094" w:rsidRDefault="009A2A9F" w:rsidP="000943D0">
      <w:pPr>
        <w:pStyle w:val="ListParagraph"/>
        <w:numPr>
          <w:ilvl w:val="0"/>
          <w:numId w:val="90"/>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Throughput: </w:t>
      </w:r>
      <w:r w:rsidR="000B615C">
        <w:rPr>
          <w:rFonts w:ascii="Times New Roman" w:hAnsi="Times New Roman" w:cs="Times New Roman"/>
          <w:sz w:val="28"/>
          <w:szCs w:val="28"/>
        </w:rPr>
        <w:t xml:space="preserve">the system needs to handle </w:t>
      </w:r>
      <w:r w:rsidR="00771FDB">
        <w:rPr>
          <w:rFonts w:ascii="Times New Roman" w:hAnsi="Times New Roman" w:cs="Times New Roman"/>
          <w:sz w:val="28"/>
          <w:szCs w:val="28"/>
        </w:rPr>
        <w:t>a steady stream of orders without slowing down</w:t>
      </w:r>
      <w:r w:rsidR="00602ECD">
        <w:rPr>
          <w:rFonts w:ascii="Times New Roman" w:hAnsi="Times New Roman" w:cs="Times New Roman"/>
          <w:sz w:val="28"/>
          <w:szCs w:val="28"/>
        </w:rPr>
        <w:t>, at least 10 orders/minute</w:t>
      </w:r>
      <w:r w:rsidR="00EB5DE5">
        <w:rPr>
          <w:rFonts w:ascii="Times New Roman" w:hAnsi="Times New Roman" w:cs="Times New Roman"/>
          <w:sz w:val="28"/>
          <w:szCs w:val="28"/>
        </w:rPr>
        <w:t xml:space="preserve"> while maintaining response times above. If session count rises above 100, let’s say 300 sessions, then </w:t>
      </w:r>
      <w:r w:rsidR="0063357C">
        <w:rPr>
          <w:rFonts w:ascii="Times New Roman" w:hAnsi="Times New Roman" w:cs="Times New Roman"/>
          <w:sz w:val="28"/>
          <w:szCs w:val="28"/>
        </w:rPr>
        <w:t>the</w:t>
      </w:r>
      <w:r w:rsidR="006B5E22">
        <w:rPr>
          <w:rFonts w:ascii="Times New Roman" w:hAnsi="Times New Roman" w:cs="Times New Roman"/>
          <w:sz w:val="28"/>
          <w:szCs w:val="28"/>
        </w:rPr>
        <w:t xml:space="preserve"> system needs to be able to scale up</w:t>
      </w:r>
      <w:r w:rsidR="004162F4">
        <w:rPr>
          <w:rFonts w:ascii="Times New Roman" w:hAnsi="Times New Roman" w:cs="Times New Roman"/>
          <w:sz w:val="28"/>
          <w:szCs w:val="28"/>
        </w:rPr>
        <w:t>, using more resources, servers</w:t>
      </w:r>
      <w:r w:rsidR="00F719DB">
        <w:rPr>
          <w:rFonts w:ascii="Times New Roman" w:hAnsi="Times New Roman" w:cs="Times New Roman"/>
          <w:sz w:val="28"/>
          <w:szCs w:val="28"/>
        </w:rPr>
        <w:t xml:space="preserve"> so there are no performance drops.</w:t>
      </w:r>
    </w:p>
    <w:p w14:paraId="40370DB8" w14:textId="50F71D2B" w:rsidR="006D035D" w:rsidRPr="006D035D" w:rsidRDefault="009604D1" w:rsidP="000943D0">
      <w:pPr>
        <w:pStyle w:val="ListParagraph"/>
        <w:numPr>
          <w:ilvl w:val="0"/>
          <w:numId w:val="90"/>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Payment Gateway Timeout Handling</w:t>
      </w:r>
      <w:r w:rsidR="00177F69">
        <w:rPr>
          <w:rFonts w:ascii="Times New Roman" w:hAnsi="Times New Roman" w:cs="Times New Roman"/>
          <w:b/>
          <w:bCs/>
          <w:sz w:val="28"/>
          <w:szCs w:val="28"/>
        </w:rPr>
        <w:t xml:space="preserve">: </w:t>
      </w:r>
      <w:r w:rsidR="00853224">
        <w:rPr>
          <w:rFonts w:ascii="Times New Roman" w:hAnsi="Times New Roman" w:cs="Times New Roman"/>
          <w:sz w:val="28"/>
          <w:szCs w:val="28"/>
        </w:rPr>
        <w:t>third-party payment methods</w:t>
      </w:r>
      <w:r w:rsidR="00D3627E">
        <w:rPr>
          <w:rFonts w:ascii="Times New Roman" w:hAnsi="Times New Roman" w:cs="Times New Roman"/>
          <w:sz w:val="28"/>
          <w:szCs w:val="28"/>
        </w:rPr>
        <w:t xml:space="preserve"> (e.g. PayPal, </w:t>
      </w:r>
      <w:proofErr w:type="spellStart"/>
      <w:r w:rsidR="00D3627E">
        <w:rPr>
          <w:rFonts w:ascii="Times New Roman" w:hAnsi="Times New Roman" w:cs="Times New Roman"/>
          <w:sz w:val="28"/>
          <w:szCs w:val="28"/>
        </w:rPr>
        <w:t>afterpay</w:t>
      </w:r>
      <w:proofErr w:type="spellEnd"/>
      <w:r w:rsidR="00D3627E">
        <w:rPr>
          <w:rFonts w:ascii="Times New Roman" w:hAnsi="Times New Roman" w:cs="Times New Roman"/>
          <w:sz w:val="28"/>
          <w:szCs w:val="28"/>
        </w:rPr>
        <w:t xml:space="preserve">) </w:t>
      </w:r>
      <w:r w:rsidR="004215C9">
        <w:rPr>
          <w:rFonts w:ascii="Times New Roman" w:hAnsi="Times New Roman" w:cs="Times New Roman"/>
          <w:sz w:val="28"/>
          <w:szCs w:val="28"/>
        </w:rPr>
        <w:t>rely on an external gateway</w:t>
      </w:r>
      <w:r w:rsidR="003A24CA">
        <w:rPr>
          <w:rFonts w:ascii="Times New Roman" w:hAnsi="Times New Roman" w:cs="Times New Roman"/>
          <w:sz w:val="28"/>
          <w:szCs w:val="28"/>
        </w:rPr>
        <w:t>, which can be slow at times.</w:t>
      </w:r>
      <w:r w:rsidR="00D03837">
        <w:rPr>
          <w:rFonts w:ascii="Times New Roman" w:hAnsi="Times New Roman" w:cs="Times New Roman"/>
          <w:sz w:val="28"/>
          <w:szCs w:val="28"/>
        </w:rPr>
        <w:t xml:space="preserve"> Therefore, if a </w:t>
      </w:r>
      <w:r w:rsidR="00172279">
        <w:rPr>
          <w:rFonts w:ascii="Times New Roman" w:hAnsi="Times New Roman" w:cs="Times New Roman"/>
          <w:sz w:val="28"/>
          <w:szCs w:val="28"/>
        </w:rPr>
        <w:t>gateway takes more than 30 seconds</w:t>
      </w:r>
      <w:r w:rsidR="00114CE2">
        <w:rPr>
          <w:rFonts w:ascii="Times New Roman" w:hAnsi="Times New Roman" w:cs="Times New Roman"/>
          <w:sz w:val="28"/>
          <w:szCs w:val="28"/>
        </w:rPr>
        <w:t xml:space="preserve"> to response, </w:t>
      </w:r>
      <w:r w:rsidR="00826A92">
        <w:rPr>
          <w:rFonts w:ascii="Times New Roman" w:hAnsi="Times New Roman" w:cs="Times New Roman"/>
          <w:sz w:val="28"/>
          <w:szCs w:val="28"/>
        </w:rPr>
        <w:t>the system will stop waiting, tell the customer the issue</w:t>
      </w:r>
      <w:r w:rsidR="009B2F1B">
        <w:rPr>
          <w:rFonts w:ascii="Times New Roman" w:hAnsi="Times New Roman" w:cs="Times New Roman"/>
          <w:sz w:val="28"/>
          <w:szCs w:val="28"/>
        </w:rPr>
        <w:t xml:space="preserve"> and suggest retrying.</w:t>
      </w:r>
      <w:r w:rsidR="0046488B">
        <w:rPr>
          <w:rFonts w:ascii="Times New Roman" w:hAnsi="Times New Roman" w:cs="Times New Roman"/>
          <w:sz w:val="28"/>
          <w:szCs w:val="28"/>
        </w:rPr>
        <w:t xml:space="preserve"> The system is not allowed to let the customer hanging</w:t>
      </w:r>
      <w:r w:rsidR="006855F3">
        <w:rPr>
          <w:rFonts w:ascii="Times New Roman" w:hAnsi="Times New Roman" w:cs="Times New Roman"/>
          <w:sz w:val="28"/>
          <w:szCs w:val="28"/>
        </w:rPr>
        <w:t xml:space="preserve"> or double charge them.</w:t>
      </w:r>
    </w:p>
    <w:p w14:paraId="0AB961B1" w14:textId="77777777" w:rsidR="007C1405" w:rsidRDefault="007C1405">
      <w:pPr>
        <w:rPr>
          <w:rFonts w:ascii="Times New Roman" w:hAnsi="Times New Roman" w:cs="Times New Roman"/>
          <w:b/>
          <w:bCs/>
          <w:sz w:val="28"/>
          <w:szCs w:val="28"/>
        </w:rPr>
      </w:pPr>
      <w:r>
        <w:rPr>
          <w:rFonts w:ascii="Times New Roman" w:hAnsi="Times New Roman" w:cs="Times New Roman"/>
          <w:b/>
          <w:bCs/>
          <w:sz w:val="28"/>
          <w:szCs w:val="28"/>
        </w:rPr>
        <w:br w:type="page"/>
      </w:r>
    </w:p>
    <w:p w14:paraId="17271A7B" w14:textId="3326CCD2" w:rsidR="00D33ADB" w:rsidRDefault="00D33ADB" w:rsidP="000943D0">
      <w:pPr>
        <w:pStyle w:val="ListParagraph"/>
        <w:numPr>
          <w:ilvl w:val="0"/>
          <w:numId w:val="51"/>
        </w:numPr>
        <w:spacing w:line="360" w:lineRule="auto"/>
        <w:rPr>
          <w:rFonts w:ascii="Times New Roman" w:hAnsi="Times New Roman" w:cs="Times New Roman"/>
          <w:b/>
          <w:bCs/>
          <w:sz w:val="36"/>
          <w:szCs w:val="36"/>
          <w:lang w:val="vi-VN"/>
        </w:rPr>
      </w:pPr>
      <w:r w:rsidRPr="00D33ADB">
        <w:rPr>
          <w:rFonts w:ascii="Times New Roman" w:hAnsi="Times New Roman" w:cs="Times New Roman"/>
          <w:b/>
          <w:bCs/>
          <w:sz w:val="36"/>
          <w:szCs w:val="36"/>
        </w:rPr>
        <w:lastRenderedPageBreak/>
        <w:t>Portability</w:t>
      </w:r>
    </w:p>
    <w:p w14:paraId="11F06159" w14:textId="1CC4A7A4" w:rsidR="00614049" w:rsidRDefault="00614049" w:rsidP="00B4296B">
      <w:pPr>
        <w:spacing w:line="300" w:lineRule="auto"/>
        <w:jc w:val="both"/>
        <w:rPr>
          <w:rFonts w:ascii="Times New Roman" w:hAnsi="Times New Roman" w:cs="Times New Roman"/>
          <w:sz w:val="28"/>
          <w:szCs w:val="28"/>
          <w:lang w:val="vi-VN"/>
        </w:rPr>
      </w:pPr>
      <w:r>
        <w:rPr>
          <w:rFonts w:ascii="Times New Roman" w:hAnsi="Times New Roman" w:cs="Times New Roman"/>
          <w:b/>
          <w:bCs/>
          <w:sz w:val="28"/>
          <w:szCs w:val="28"/>
          <w:u w:val="single"/>
        </w:rPr>
        <w:t xml:space="preserve">Goal </w:t>
      </w:r>
      <w:r>
        <w:rPr>
          <w:rFonts w:ascii="Times New Roman" w:hAnsi="Times New Roman" w:cs="Times New Roman"/>
          <w:sz w:val="28"/>
          <w:szCs w:val="28"/>
        </w:rPr>
        <w:t>–</w:t>
      </w:r>
      <w:r w:rsidR="003A2E08">
        <w:rPr>
          <w:rFonts w:ascii="Times New Roman" w:hAnsi="Times New Roman" w:cs="Times New Roman"/>
          <w:sz w:val="28"/>
          <w:szCs w:val="28"/>
          <w:lang w:val="vi-VN"/>
        </w:rPr>
        <w:t xml:space="preserve"> </w:t>
      </w:r>
      <w:r w:rsidR="00B56D87">
        <w:rPr>
          <w:rFonts w:ascii="Times New Roman" w:hAnsi="Times New Roman" w:cs="Times New Roman"/>
          <w:sz w:val="28"/>
          <w:szCs w:val="28"/>
          <w:lang w:val="vi-VN"/>
        </w:rPr>
        <w:t>The</w:t>
      </w:r>
      <w:r w:rsidR="008A3F4C">
        <w:rPr>
          <w:rFonts w:ascii="Times New Roman" w:hAnsi="Times New Roman" w:cs="Times New Roman"/>
          <w:sz w:val="28"/>
          <w:szCs w:val="28"/>
          <w:lang w:val="vi-VN"/>
        </w:rPr>
        <w:t xml:space="preserve"> webpage</w:t>
      </w:r>
      <w:r w:rsidR="006C4502">
        <w:rPr>
          <w:rFonts w:ascii="Times New Roman" w:hAnsi="Times New Roman" w:cs="Times New Roman"/>
          <w:sz w:val="28"/>
          <w:szCs w:val="28"/>
          <w:lang w:val="vi-VN"/>
        </w:rPr>
        <w:t xml:space="preserve"> </w:t>
      </w:r>
      <w:r w:rsidR="003A467A">
        <w:rPr>
          <w:rFonts w:ascii="Times New Roman" w:hAnsi="Times New Roman" w:cs="Times New Roman"/>
          <w:sz w:val="28"/>
          <w:szCs w:val="28"/>
          <w:lang w:val="vi-VN"/>
        </w:rPr>
        <w:t>need</w:t>
      </w:r>
      <w:r w:rsidR="006A0EA4">
        <w:rPr>
          <w:rFonts w:ascii="Times New Roman" w:hAnsi="Times New Roman" w:cs="Times New Roman"/>
          <w:sz w:val="28"/>
          <w:szCs w:val="28"/>
          <w:lang w:val="vi-VN"/>
        </w:rPr>
        <w:t>s</w:t>
      </w:r>
      <w:r w:rsidR="003A467A">
        <w:rPr>
          <w:rFonts w:ascii="Times New Roman" w:hAnsi="Times New Roman" w:cs="Times New Roman"/>
          <w:sz w:val="28"/>
          <w:szCs w:val="28"/>
          <w:lang w:val="vi-VN"/>
        </w:rPr>
        <w:t xml:space="preserve"> to ha</w:t>
      </w:r>
      <w:r w:rsidR="006A0EA4">
        <w:rPr>
          <w:rFonts w:ascii="Times New Roman" w:hAnsi="Times New Roman" w:cs="Times New Roman"/>
          <w:sz w:val="28"/>
          <w:szCs w:val="28"/>
          <w:lang w:val="vi-VN"/>
        </w:rPr>
        <w:t>ve</w:t>
      </w:r>
      <w:r w:rsidR="003A467A">
        <w:rPr>
          <w:rFonts w:ascii="Times New Roman" w:hAnsi="Times New Roman" w:cs="Times New Roman"/>
          <w:sz w:val="28"/>
          <w:szCs w:val="28"/>
          <w:lang w:val="vi-VN"/>
        </w:rPr>
        <w:t xml:space="preserve"> </w:t>
      </w:r>
      <w:r w:rsidR="006C4502">
        <w:rPr>
          <w:rFonts w:ascii="Times New Roman" w:hAnsi="Times New Roman" w:cs="Times New Roman"/>
          <w:sz w:val="28"/>
          <w:szCs w:val="28"/>
          <w:lang w:val="vi-VN"/>
        </w:rPr>
        <w:t xml:space="preserve">the </w:t>
      </w:r>
      <w:del w:id="38" w:author="Microsoft Word" w:date="2025-09-12T01:35:00Z" w16du:dateUtc="2025-09-11T15:35:00Z">
        <w:r w:rsidR="006C4502">
          <w:rPr>
            <w:rFonts w:ascii="Times New Roman" w:hAnsi="Times New Roman" w:cs="Times New Roman"/>
            <w:sz w:val="28"/>
            <w:szCs w:val="28"/>
            <w:lang w:val="vi-VN"/>
          </w:rPr>
          <w:delText>ability</w:delText>
        </w:r>
      </w:del>
      <w:r w:rsidR="008A49B9">
        <w:rPr>
          <w:rFonts w:ascii="Times New Roman" w:hAnsi="Times New Roman" w:cs="Times New Roman"/>
          <w:sz w:val="28"/>
          <w:szCs w:val="28"/>
          <w:lang w:val="vi-VN"/>
        </w:rPr>
        <w:t xml:space="preserve">capable of running smoothly on </w:t>
      </w:r>
      <w:r w:rsidR="00582E3E">
        <w:rPr>
          <w:rFonts w:ascii="Times New Roman" w:hAnsi="Times New Roman" w:cs="Times New Roman"/>
          <w:sz w:val="28"/>
          <w:szCs w:val="28"/>
          <w:lang w:val="vi-VN"/>
        </w:rPr>
        <w:t>di</w:t>
      </w:r>
      <w:r w:rsidR="00E72DD5">
        <w:rPr>
          <w:rFonts w:ascii="Times New Roman" w:hAnsi="Times New Roman" w:cs="Times New Roman"/>
          <w:sz w:val="28"/>
          <w:szCs w:val="28"/>
          <w:lang w:val="vi-VN"/>
        </w:rPr>
        <w:t>ff</w:t>
      </w:r>
      <w:r w:rsidR="00114A7E">
        <w:rPr>
          <w:rFonts w:ascii="Times New Roman" w:hAnsi="Times New Roman" w:cs="Times New Roman"/>
          <w:sz w:val="28"/>
          <w:szCs w:val="28"/>
          <w:lang w:val="vi-VN"/>
        </w:rPr>
        <w:t xml:space="preserve">erent </w:t>
      </w:r>
      <w:r w:rsidR="008A3F4C">
        <w:rPr>
          <w:rFonts w:ascii="Times New Roman" w:hAnsi="Times New Roman" w:cs="Times New Roman"/>
          <w:sz w:val="28"/>
          <w:szCs w:val="28"/>
          <w:lang w:val="vi-VN"/>
        </w:rPr>
        <w:t>operating system</w:t>
      </w:r>
      <w:r w:rsidR="003C4859">
        <w:rPr>
          <w:rFonts w:ascii="Times New Roman" w:hAnsi="Times New Roman" w:cs="Times New Roman"/>
          <w:sz w:val="28"/>
          <w:szCs w:val="28"/>
          <w:lang w:val="vi-VN"/>
        </w:rPr>
        <w:t xml:space="preserve">. This will </w:t>
      </w:r>
      <w:r w:rsidR="0018289E">
        <w:rPr>
          <w:rFonts w:ascii="Times New Roman" w:hAnsi="Times New Roman" w:cs="Times New Roman"/>
          <w:sz w:val="28"/>
          <w:szCs w:val="28"/>
          <w:lang w:val="vi-VN"/>
        </w:rPr>
        <w:t>help the system in adapting with</w:t>
      </w:r>
      <w:r w:rsidR="00053D29">
        <w:rPr>
          <w:rFonts w:ascii="Times New Roman" w:hAnsi="Times New Roman" w:cs="Times New Roman"/>
          <w:sz w:val="28"/>
          <w:szCs w:val="28"/>
          <w:lang w:val="vi-VN"/>
        </w:rPr>
        <w:t xml:space="preserve"> </w:t>
      </w:r>
      <w:r w:rsidR="002C1654">
        <w:rPr>
          <w:rFonts w:ascii="Times New Roman" w:hAnsi="Times New Roman" w:cs="Times New Roman"/>
          <w:sz w:val="28"/>
          <w:szCs w:val="28"/>
          <w:lang w:val="vi-VN"/>
        </w:rPr>
        <w:t>high-</w:t>
      </w:r>
      <w:r w:rsidR="00053D29">
        <w:rPr>
          <w:rFonts w:ascii="Times New Roman" w:hAnsi="Times New Roman" w:cs="Times New Roman"/>
          <w:sz w:val="28"/>
          <w:szCs w:val="28"/>
          <w:lang w:val="vi-VN"/>
        </w:rPr>
        <w:t xml:space="preserve">developing environment </w:t>
      </w:r>
      <w:r w:rsidR="002C1654">
        <w:rPr>
          <w:rFonts w:ascii="Times New Roman" w:hAnsi="Times New Roman" w:cs="Times New Roman"/>
          <w:sz w:val="28"/>
          <w:szCs w:val="28"/>
          <w:lang w:val="vi-VN"/>
        </w:rPr>
        <w:t xml:space="preserve">like nowadays and which </w:t>
      </w:r>
      <w:r w:rsidR="008E4635">
        <w:rPr>
          <w:rFonts w:ascii="Times New Roman" w:hAnsi="Times New Roman" w:cs="Times New Roman"/>
          <w:sz w:val="28"/>
          <w:szCs w:val="28"/>
          <w:lang w:val="vi-VN"/>
        </w:rPr>
        <w:t xml:space="preserve">can assist </w:t>
      </w:r>
      <w:r w:rsidR="00204DCB">
        <w:rPr>
          <w:rFonts w:ascii="Times New Roman" w:hAnsi="Times New Roman" w:cs="Times New Roman"/>
          <w:sz w:val="28"/>
          <w:szCs w:val="28"/>
          <w:lang w:val="vi-VN"/>
        </w:rPr>
        <w:t xml:space="preserve">IT developer in implementing new </w:t>
      </w:r>
      <w:r w:rsidR="005E2F26">
        <w:rPr>
          <w:rFonts w:ascii="Times New Roman" w:hAnsi="Times New Roman" w:cs="Times New Roman"/>
          <w:sz w:val="28"/>
          <w:szCs w:val="28"/>
          <w:lang w:val="vi-VN"/>
        </w:rPr>
        <w:t>functions or technology without modifying the whole codebase</w:t>
      </w:r>
      <w:r w:rsidR="00B37F2D">
        <w:rPr>
          <w:rFonts w:ascii="Times New Roman" w:hAnsi="Times New Roman" w:cs="Times New Roman"/>
          <w:sz w:val="28"/>
          <w:szCs w:val="28"/>
          <w:lang w:val="vi-VN"/>
        </w:rPr>
        <w:t>.</w:t>
      </w:r>
    </w:p>
    <w:p w14:paraId="6151182D" w14:textId="768D1F77" w:rsidR="00B37F2D" w:rsidRDefault="00B37F2D" w:rsidP="00B4296B">
      <w:pPr>
        <w:spacing w:line="300" w:lineRule="auto"/>
        <w:jc w:val="both"/>
        <w:rPr>
          <w:rFonts w:ascii="Times New Roman" w:hAnsi="Times New Roman" w:cs="Times New Roman"/>
          <w:sz w:val="28"/>
          <w:szCs w:val="28"/>
          <w:lang w:val="vi-VN"/>
        </w:rPr>
      </w:pPr>
      <w:r w:rsidRPr="00B37F2D">
        <w:rPr>
          <w:rFonts w:ascii="Times New Roman" w:hAnsi="Times New Roman" w:cs="Times New Roman"/>
          <w:b/>
          <w:bCs/>
          <w:sz w:val="28"/>
          <w:szCs w:val="28"/>
          <w:u w:val="single"/>
          <w:lang w:val="vi-VN"/>
        </w:rPr>
        <w:t>Avoid</w:t>
      </w:r>
      <w:r>
        <w:rPr>
          <w:rFonts w:ascii="Times New Roman" w:hAnsi="Times New Roman" w:cs="Times New Roman"/>
          <w:b/>
          <w:bCs/>
          <w:sz w:val="28"/>
          <w:szCs w:val="28"/>
          <w:u w:val="single"/>
          <w:lang w:val="vi-VN"/>
        </w:rPr>
        <w:t xml:space="preserve"> </w:t>
      </w:r>
      <w:r>
        <w:rPr>
          <w:rFonts w:ascii="Times New Roman" w:hAnsi="Times New Roman" w:cs="Times New Roman"/>
          <w:sz w:val="28"/>
          <w:szCs w:val="28"/>
        </w:rPr>
        <w:t>–</w:t>
      </w:r>
      <w:r w:rsidR="006961BE">
        <w:rPr>
          <w:rFonts w:ascii="Times New Roman" w:hAnsi="Times New Roman" w:cs="Times New Roman"/>
          <w:sz w:val="28"/>
          <w:szCs w:val="28"/>
          <w:lang w:val="vi-VN"/>
        </w:rPr>
        <w:t xml:space="preserve"> </w:t>
      </w:r>
      <w:r w:rsidR="00AA62FC">
        <w:rPr>
          <w:rFonts w:ascii="Times New Roman" w:hAnsi="Times New Roman" w:cs="Times New Roman"/>
          <w:sz w:val="28"/>
          <w:szCs w:val="28"/>
          <w:lang w:val="vi-VN"/>
        </w:rPr>
        <w:t xml:space="preserve">Critical problem like “System only support </w:t>
      </w:r>
      <w:r w:rsidR="001907C9">
        <w:rPr>
          <w:rFonts w:ascii="Times New Roman" w:hAnsi="Times New Roman" w:cs="Times New Roman"/>
          <w:sz w:val="28"/>
          <w:szCs w:val="28"/>
          <w:lang w:val="vi-VN"/>
        </w:rPr>
        <w:t>macOS</w:t>
      </w:r>
      <w:r w:rsidR="00DD7C16">
        <w:rPr>
          <w:rFonts w:ascii="Times New Roman" w:hAnsi="Times New Roman" w:cs="Times New Roman"/>
          <w:sz w:val="28"/>
          <w:szCs w:val="28"/>
          <w:lang w:val="vi-VN"/>
        </w:rPr>
        <w:t xml:space="preserve"> operating system” will lead to </w:t>
      </w:r>
      <w:r w:rsidR="003357B8">
        <w:rPr>
          <w:rFonts w:ascii="Times New Roman" w:hAnsi="Times New Roman" w:cs="Times New Roman"/>
          <w:sz w:val="28"/>
          <w:szCs w:val="28"/>
          <w:lang w:val="vi-VN"/>
        </w:rPr>
        <w:t xml:space="preserve">customer unsastifaction </w:t>
      </w:r>
      <w:r w:rsidR="00924146">
        <w:rPr>
          <w:rFonts w:ascii="Times New Roman" w:hAnsi="Times New Roman" w:cs="Times New Roman"/>
          <w:sz w:val="28"/>
          <w:szCs w:val="28"/>
          <w:lang w:val="vi-VN"/>
        </w:rPr>
        <w:t>and this problem will limit the number of customers who can use the system which is a really bad idea when doing online business.</w:t>
      </w:r>
    </w:p>
    <w:p w14:paraId="764CE706" w14:textId="77777777" w:rsidR="00CB73C7" w:rsidRDefault="00CB73C7" w:rsidP="00B4296B">
      <w:pPr>
        <w:spacing w:line="300" w:lineRule="auto"/>
        <w:jc w:val="both"/>
        <w:rPr>
          <w:rFonts w:ascii="Times New Roman" w:hAnsi="Times New Roman" w:cs="Times New Roman"/>
          <w:b/>
          <w:bCs/>
          <w:sz w:val="28"/>
          <w:szCs w:val="28"/>
          <w:u w:val="single"/>
          <w:lang w:val="vi-VN"/>
        </w:rPr>
      </w:pPr>
      <w:r>
        <w:rPr>
          <w:rFonts w:ascii="Times New Roman" w:hAnsi="Times New Roman" w:cs="Times New Roman"/>
          <w:b/>
          <w:bCs/>
          <w:sz w:val="28"/>
          <w:szCs w:val="28"/>
          <w:u w:val="single"/>
        </w:rPr>
        <w:t>Key scenarios</w:t>
      </w:r>
    </w:p>
    <w:p w14:paraId="504AF5B8" w14:textId="5A8D9402" w:rsidR="00CB73C7" w:rsidRDefault="00DB7F0A" w:rsidP="000943D0">
      <w:pPr>
        <w:pStyle w:val="ListParagraph"/>
        <w:numPr>
          <w:ilvl w:val="0"/>
          <w:numId w:val="90"/>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The system should be </w:t>
      </w:r>
      <w:r w:rsidR="00970900">
        <w:rPr>
          <w:rFonts w:ascii="Times New Roman" w:hAnsi="Times New Roman" w:cs="Times New Roman"/>
          <w:sz w:val="28"/>
          <w:szCs w:val="28"/>
          <w:lang w:val="vi-VN"/>
        </w:rPr>
        <w:t xml:space="preserve">deployable </w:t>
      </w:r>
      <w:r w:rsidR="0064723B">
        <w:rPr>
          <w:rFonts w:ascii="Times New Roman" w:hAnsi="Times New Roman" w:cs="Times New Roman"/>
          <w:sz w:val="28"/>
          <w:szCs w:val="28"/>
          <w:lang w:val="vi-VN"/>
        </w:rPr>
        <w:t>in</w:t>
      </w:r>
      <w:r w:rsidR="006C34C6">
        <w:rPr>
          <w:rFonts w:ascii="Times New Roman" w:hAnsi="Times New Roman" w:cs="Times New Roman"/>
          <w:sz w:val="28"/>
          <w:szCs w:val="28"/>
          <w:lang w:val="vi-VN"/>
        </w:rPr>
        <w:t xml:space="preserve"> famous</w:t>
      </w:r>
      <w:r w:rsidR="0064723B">
        <w:rPr>
          <w:rFonts w:ascii="Times New Roman" w:hAnsi="Times New Roman" w:cs="Times New Roman"/>
          <w:sz w:val="28"/>
          <w:szCs w:val="28"/>
          <w:lang w:val="vi-VN"/>
        </w:rPr>
        <w:t xml:space="preserve"> operating systems </w:t>
      </w:r>
      <w:r w:rsidR="006C34C6">
        <w:rPr>
          <w:rFonts w:ascii="Times New Roman" w:hAnsi="Times New Roman" w:cs="Times New Roman"/>
          <w:sz w:val="28"/>
          <w:szCs w:val="28"/>
          <w:lang w:val="vi-VN"/>
        </w:rPr>
        <w:t xml:space="preserve">nowadays like Window, Linux or macOS which help expand </w:t>
      </w:r>
      <w:r w:rsidR="00A9142B">
        <w:rPr>
          <w:rFonts w:ascii="Times New Roman" w:hAnsi="Times New Roman" w:cs="Times New Roman"/>
          <w:sz w:val="28"/>
          <w:szCs w:val="28"/>
          <w:lang w:val="vi-VN"/>
        </w:rPr>
        <w:t>the approach to as</w:t>
      </w:r>
      <w:r w:rsidR="00425D7A">
        <w:rPr>
          <w:rFonts w:ascii="Times New Roman" w:hAnsi="Times New Roman" w:cs="Times New Roman"/>
          <w:sz w:val="28"/>
          <w:szCs w:val="28"/>
          <w:lang w:val="vi-VN"/>
        </w:rPr>
        <w:t xml:space="preserve"> many customer as possible.</w:t>
      </w:r>
    </w:p>
    <w:p w14:paraId="17CB69DD" w14:textId="133A9FB0" w:rsidR="00DD36C4" w:rsidRPr="007174E4" w:rsidRDefault="00242022" w:rsidP="000943D0">
      <w:pPr>
        <w:pStyle w:val="ListParagraph"/>
        <w:numPr>
          <w:ilvl w:val="0"/>
          <w:numId w:val="90"/>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The system can be used on mobile platforms like Android and iOS and the </w:t>
      </w:r>
      <w:r w:rsidR="00521498">
        <w:rPr>
          <w:rFonts w:ascii="Times New Roman" w:hAnsi="Times New Roman" w:cs="Times New Roman"/>
          <w:sz w:val="28"/>
          <w:szCs w:val="28"/>
          <w:lang w:val="vi-VN"/>
        </w:rPr>
        <w:t xml:space="preserve">front-end of the system needs to be responsive </w:t>
      </w:r>
      <w:r w:rsidR="008C2510">
        <w:rPr>
          <w:rFonts w:ascii="Times New Roman" w:hAnsi="Times New Roman" w:cs="Times New Roman"/>
          <w:sz w:val="28"/>
          <w:szCs w:val="28"/>
          <w:lang w:val="vi-VN"/>
        </w:rPr>
        <w:t xml:space="preserve">so that it can </w:t>
      </w:r>
      <w:r w:rsidR="00F067BE">
        <w:rPr>
          <w:rFonts w:ascii="Times New Roman" w:hAnsi="Times New Roman" w:cs="Times New Roman"/>
          <w:sz w:val="28"/>
          <w:szCs w:val="28"/>
          <w:lang w:val="vi-VN"/>
        </w:rPr>
        <w:t>be easily access</w:t>
      </w:r>
      <w:r w:rsidR="0003638D">
        <w:rPr>
          <w:rFonts w:ascii="Times New Roman" w:hAnsi="Times New Roman" w:cs="Times New Roman"/>
          <w:sz w:val="28"/>
          <w:szCs w:val="28"/>
          <w:lang w:val="vi-VN"/>
        </w:rPr>
        <w:t>ed</w:t>
      </w:r>
      <w:r w:rsidR="00F067BE">
        <w:rPr>
          <w:rFonts w:ascii="Times New Roman" w:hAnsi="Times New Roman" w:cs="Times New Roman"/>
          <w:sz w:val="28"/>
          <w:szCs w:val="28"/>
          <w:lang w:val="vi-VN"/>
        </w:rPr>
        <w:t xml:space="preserve"> and </w:t>
      </w:r>
      <w:r w:rsidR="0003638D">
        <w:rPr>
          <w:rFonts w:ascii="Times New Roman" w:hAnsi="Times New Roman" w:cs="Times New Roman"/>
          <w:sz w:val="28"/>
          <w:szCs w:val="28"/>
          <w:lang w:val="vi-VN"/>
        </w:rPr>
        <w:t>navigated through mobile phone</w:t>
      </w:r>
      <w:r w:rsidR="007174E4">
        <w:rPr>
          <w:rFonts w:ascii="Times New Roman" w:hAnsi="Times New Roman" w:cs="Times New Roman"/>
          <w:sz w:val="28"/>
          <w:szCs w:val="28"/>
        </w:rPr>
        <w:t>.</w:t>
      </w:r>
    </w:p>
    <w:p w14:paraId="3A2E5F1F" w14:textId="1B139858" w:rsidR="004546E9" w:rsidRPr="00EA3346" w:rsidRDefault="00EA3346" w:rsidP="000943D0">
      <w:pPr>
        <w:pStyle w:val="Heading2"/>
        <w:numPr>
          <w:ilvl w:val="0"/>
          <w:numId w:val="51"/>
        </w:numPr>
        <w:rPr>
          <w:rFonts w:ascii="Times New Roman" w:hAnsi="Times New Roman" w:cs="Times New Roman"/>
          <w:b/>
          <w:color w:val="000000" w:themeColor="text1"/>
          <w:sz w:val="36"/>
          <w:szCs w:val="36"/>
          <w:lang w:val="vi-VN"/>
        </w:rPr>
      </w:pPr>
      <w:bookmarkStart w:id="39" w:name="_Toc208537319"/>
      <w:r w:rsidRPr="00EA3346">
        <w:rPr>
          <w:rFonts w:ascii="Times New Roman" w:hAnsi="Times New Roman" w:cs="Times New Roman"/>
          <w:b/>
          <w:bCs/>
          <w:color w:val="000000" w:themeColor="text1"/>
          <w:sz w:val="36"/>
          <w:szCs w:val="36"/>
          <w:lang w:val="vi-VN"/>
        </w:rPr>
        <w:t>Usability/Accessibility</w:t>
      </w:r>
      <w:bookmarkEnd w:id="39"/>
    </w:p>
    <w:p w14:paraId="15C9040D" w14:textId="0ACA327E" w:rsidR="00AC351D" w:rsidRDefault="00AC351D" w:rsidP="00B4296B">
      <w:pPr>
        <w:spacing w:line="300" w:lineRule="auto"/>
        <w:jc w:val="both"/>
        <w:rPr>
          <w:rFonts w:ascii="Times New Roman" w:hAnsi="Times New Roman" w:cs="Times New Roman"/>
          <w:sz w:val="28"/>
          <w:szCs w:val="28"/>
        </w:rPr>
      </w:pPr>
      <w:r>
        <w:rPr>
          <w:rFonts w:ascii="Times New Roman" w:hAnsi="Times New Roman" w:cs="Times New Roman"/>
          <w:b/>
          <w:bCs/>
          <w:sz w:val="28"/>
          <w:szCs w:val="28"/>
          <w:u w:val="single"/>
          <w:lang w:val="vi-VN"/>
        </w:rPr>
        <w:t xml:space="preserve">Goals </w:t>
      </w:r>
      <w:r w:rsidR="005A73AD">
        <w:rPr>
          <w:rFonts w:ascii="Times New Roman" w:hAnsi="Times New Roman" w:cs="Times New Roman"/>
          <w:sz w:val="28"/>
          <w:szCs w:val="28"/>
          <w:lang w:val="vi-VN"/>
        </w:rPr>
        <w:t xml:space="preserve">– </w:t>
      </w:r>
      <w:r w:rsidR="005A73AD">
        <w:rPr>
          <w:rFonts w:ascii="Times New Roman" w:hAnsi="Times New Roman" w:cs="Times New Roman"/>
          <w:sz w:val="28"/>
          <w:szCs w:val="28"/>
        </w:rPr>
        <w:t xml:space="preserve">the system must be simple </w:t>
      </w:r>
      <w:r w:rsidR="00BB3017">
        <w:rPr>
          <w:rFonts w:ascii="Times New Roman" w:hAnsi="Times New Roman" w:cs="Times New Roman"/>
          <w:sz w:val="28"/>
          <w:szCs w:val="28"/>
        </w:rPr>
        <w:t>and accessible</w:t>
      </w:r>
      <w:r w:rsidR="005A73AD">
        <w:rPr>
          <w:rFonts w:ascii="Times New Roman" w:hAnsi="Times New Roman" w:cs="Times New Roman"/>
          <w:sz w:val="28"/>
          <w:szCs w:val="28"/>
        </w:rPr>
        <w:t xml:space="preserve"> for </w:t>
      </w:r>
      <w:r w:rsidR="00BB3017">
        <w:rPr>
          <w:rFonts w:ascii="Times New Roman" w:hAnsi="Times New Roman" w:cs="Times New Roman"/>
          <w:sz w:val="28"/>
          <w:szCs w:val="28"/>
        </w:rPr>
        <w:t>first-time users</w:t>
      </w:r>
      <w:r w:rsidR="005A73AD">
        <w:rPr>
          <w:rFonts w:ascii="Times New Roman" w:hAnsi="Times New Roman" w:cs="Times New Roman"/>
          <w:sz w:val="28"/>
          <w:szCs w:val="28"/>
        </w:rPr>
        <w:t xml:space="preserve"> to learn and use </w:t>
      </w:r>
      <w:r w:rsidR="00BB3017">
        <w:rPr>
          <w:rFonts w:ascii="Times New Roman" w:hAnsi="Times New Roman" w:cs="Times New Roman"/>
          <w:sz w:val="28"/>
          <w:szCs w:val="28"/>
        </w:rPr>
        <w:t>how</w:t>
      </w:r>
      <w:r w:rsidR="005A73AD">
        <w:rPr>
          <w:rFonts w:ascii="Times New Roman" w:hAnsi="Times New Roman" w:cs="Times New Roman"/>
          <w:sz w:val="28"/>
          <w:szCs w:val="28"/>
        </w:rPr>
        <w:t xml:space="preserve"> to browse catalogue, add items to cart, etc.</w:t>
      </w:r>
      <w:r w:rsidR="009B4BD1">
        <w:rPr>
          <w:rFonts w:ascii="Times New Roman" w:hAnsi="Times New Roman" w:cs="Times New Roman"/>
          <w:sz w:val="28"/>
          <w:szCs w:val="28"/>
        </w:rPr>
        <w:t xml:space="preserve"> The website should follow the best practice</w:t>
      </w:r>
      <w:r w:rsidR="00355E17">
        <w:rPr>
          <w:rFonts w:ascii="Times New Roman" w:hAnsi="Times New Roman" w:cs="Times New Roman"/>
          <w:sz w:val="28"/>
          <w:szCs w:val="28"/>
        </w:rPr>
        <w:t xml:space="preserve">; </w:t>
      </w:r>
      <w:proofErr w:type="spellStart"/>
      <w:r w:rsidR="004B4B92">
        <w:rPr>
          <w:rFonts w:ascii="Times New Roman" w:hAnsi="Times New Roman" w:cs="Times New Roman"/>
          <w:sz w:val="28"/>
          <w:szCs w:val="28"/>
        </w:rPr>
        <w:t>Swinsoft’s</w:t>
      </w:r>
      <w:proofErr w:type="spellEnd"/>
      <w:r w:rsidR="004B4B92">
        <w:rPr>
          <w:rFonts w:ascii="Times New Roman" w:hAnsi="Times New Roman" w:cs="Times New Roman"/>
          <w:sz w:val="28"/>
          <w:szCs w:val="28"/>
        </w:rPr>
        <w:t xml:space="preserve"> detailed</w:t>
      </w:r>
      <w:r w:rsidR="000C4EC8">
        <w:rPr>
          <w:rFonts w:ascii="Times New Roman" w:hAnsi="Times New Roman" w:cs="Times New Roman"/>
          <w:sz w:val="28"/>
          <w:szCs w:val="28"/>
        </w:rPr>
        <w:t xml:space="preserve"> user-interface guidelines.</w:t>
      </w:r>
    </w:p>
    <w:p w14:paraId="34B1BC67" w14:textId="0B0108AB" w:rsidR="000C4EC8" w:rsidRPr="00021B0E" w:rsidRDefault="00FB1BC0" w:rsidP="00B4296B">
      <w:pPr>
        <w:spacing w:line="300" w:lineRule="auto"/>
        <w:jc w:val="both"/>
        <w:rPr>
          <w:rFonts w:ascii="Times New Roman" w:hAnsi="Times New Roman" w:cs="Times New Roman"/>
          <w:sz w:val="28"/>
          <w:szCs w:val="28"/>
        </w:rPr>
      </w:pPr>
      <w:r>
        <w:rPr>
          <w:rFonts w:ascii="Times New Roman" w:hAnsi="Times New Roman" w:cs="Times New Roman"/>
          <w:b/>
          <w:bCs/>
          <w:sz w:val="28"/>
          <w:szCs w:val="28"/>
          <w:u w:val="single"/>
        </w:rPr>
        <w:t xml:space="preserve">Avoid </w:t>
      </w:r>
      <w:r w:rsidR="0030653B">
        <w:rPr>
          <w:rFonts w:ascii="Times New Roman" w:hAnsi="Times New Roman" w:cs="Times New Roman"/>
          <w:sz w:val="28"/>
          <w:szCs w:val="28"/>
        </w:rPr>
        <w:t>–</w:t>
      </w:r>
      <w:r w:rsidR="00021B0E">
        <w:rPr>
          <w:rFonts w:ascii="Times New Roman" w:hAnsi="Times New Roman" w:cs="Times New Roman"/>
          <w:sz w:val="28"/>
          <w:szCs w:val="28"/>
        </w:rPr>
        <w:t xml:space="preserve"> </w:t>
      </w:r>
      <w:r w:rsidR="0030653B">
        <w:rPr>
          <w:rFonts w:ascii="Times New Roman" w:hAnsi="Times New Roman" w:cs="Times New Roman"/>
          <w:sz w:val="28"/>
          <w:szCs w:val="28"/>
        </w:rPr>
        <w:t xml:space="preserve">difficult and complex </w:t>
      </w:r>
      <w:r w:rsidR="00C20DCC">
        <w:rPr>
          <w:rFonts w:ascii="Times New Roman" w:hAnsi="Times New Roman" w:cs="Times New Roman"/>
          <w:sz w:val="28"/>
          <w:szCs w:val="28"/>
        </w:rPr>
        <w:t xml:space="preserve">system to </w:t>
      </w:r>
      <w:r w:rsidR="006061EF">
        <w:rPr>
          <w:rFonts w:ascii="Times New Roman" w:hAnsi="Times New Roman" w:cs="Times New Roman"/>
          <w:sz w:val="28"/>
          <w:szCs w:val="28"/>
        </w:rPr>
        <w:t xml:space="preserve">view and </w:t>
      </w:r>
      <w:r w:rsidR="00C20DCC">
        <w:rPr>
          <w:rFonts w:ascii="Times New Roman" w:hAnsi="Times New Roman" w:cs="Times New Roman"/>
          <w:sz w:val="28"/>
          <w:szCs w:val="28"/>
        </w:rPr>
        <w:t>navigate</w:t>
      </w:r>
      <w:r w:rsidR="00C33504">
        <w:rPr>
          <w:rFonts w:ascii="Times New Roman" w:hAnsi="Times New Roman" w:cs="Times New Roman"/>
          <w:sz w:val="28"/>
          <w:szCs w:val="28"/>
        </w:rPr>
        <w:t>. Those will make customer</w:t>
      </w:r>
      <w:r w:rsidR="00252E53">
        <w:rPr>
          <w:rFonts w:ascii="Times New Roman" w:hAnsi="Times New Roman" w:cs="Times New Roman"/>
          <w:sz w:val="28"/>
          <w:szCs w:val="28"/>
        </w:rPr>
        <w:t>s abandon their purchases</w:t>
      </w:r>
      <w:r w:rsidR="005A7349">
        <w:rPr>
          <w:rFonts w:ascii="Times New Roman" w:hAnsi="Times New Roman" w:cs="Times New Roman"/>
          <w:sz w:val="28"/>
          <w:szCs w:val="28"/>
        </w:rPr>
        <w:t xml:space="preserve">, which counters the goal of expanding </w:t>
      </w:r>
      <w:r w:rsidR="004B3AA0">
        <w:rPr>
          <w:rFonts w:ascii="Times New Roman" w:hAnsi="Times New Roman" w:cs="Times New Roman"/>
          <w:sz w:val="28"/>
          <w:szCs w:val="28"/>
        </w:rPr>
        <w:t>reach and facili</w:t>
      </w:r>
      <w:r w:rsidR="004565EA">
        <w:rPr>
          <w:rFonts w:ascii="Times New Roman" w:hAnsi="Times New Roman" w:cs="Times New Roman"/>
          <w:sz w:val="28"/>
          <w:szCs w:val="28"/>
        </w:rPr>
        <w:t>tating</w:t>
      </w:r>
      <w:r w:rsidR="000D2A8A">
        <w:rPr>
          <w:rFonts w:ascii="Times New Roman" w:hAnsi="Times New Roman" w:cs="Times New Roman"/>
          <w:sz w:val="28"/>
          <w:szCs w:val="28"/>
        </w:rPr>
        <w:t xml:space="preserve"> online shopping.</w:t>
      </w:r>
    </w:p>
    <w:p w14:paraId="47685579" w14:textId="27F1EA34" w:rsidR="00970CE7" w:rsidRDefault="00970CE7" w:rsidP="00B4296B">
      <w:pPr>
        <w:spacing w:line="30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Key scenarios</w:t>
      </w:r>
    </w:p>
    <w:p w14:paraId="0B2F6E17" w14:textId="6207CAEE" w:rsidR="00970CE7" w:rsidRPr="00970CE7" w:rsidRDefault="004F695E" w:rsidP="000943D0">
      <w:pPr>
        <w:pStyle w:val="ListParagraph"/>
        <w:numPr>
          <w:ilvl w:val="0"/>
          <w:numId w:val="91"/>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Task success</w:t>
      </w:r>
      <w:r w:rsidR="0062291F">
        <w:rPr>
          <w:rFonts w:ascii="Times New Roman" w:hAnsi="Times New Roman" w:cs="Times New Roman"/>
          <w:b/>
          <w:bCs/>
          <w:sz w:val="28"/>
          <w:szCs w:val="28"/>
        </w:rPr>
        <w:t xml:space="preserve"> </w:t>
      </w:r>
      <w:proofErr w:type="gramStart"/>
      <w:r w:rsidR="0062291F">
        <w:rPr>
          <w:rFonts w:ascii="Times New Roman" w:hAnsi="Times New Roman" w:cs="Times New Roman"/>
          <w:b/>
          <w:bCs/>
          <w:sz w:val="28"/>
          <w:szCs w:val="28"/>
        </w:rPr>
        <w:t>rate</w:t>
      </w:r>
      <w:r w:rsidR="00C86678">
        <w:rPr>
          <w:rFonts w:ascii="Times New Roman" w:hAnsi="Times New Roman" w:cs="Times New Roman"/>
          <w:b/>
          <w:bCs/>
          <w:sz w:val="28"/>
          <w:szCs w:val="28"/>
        </w:rPr>
        <w:t>:</w:t>
      </w:r>
      <w:proofErr w:type="gramEnd"/>
      <w:r w:rsidR="00C86678">
        <w:rPr>
          <w:rFonts w:ascii="Times New Roman" w:hAnsi="Times New Roman" w:cs="Times New Roman"/>
          <w:b/>
          <w:bCs/>
          <w:sz w:val="28"/>
          <w:szCs w:val="28"/>
        </w:rPr>
        <w:t xml:space="preserve"> </w:t>
      </w:r>
      <w:r w:rsidR="00C86678">
        <w:rPr>
          <w:rFonts w:ascii="Times New Roman" w:hAnsi="Times New Roman" w:cs="Times New Roman"/>
          <w:sz w:val="28"/>
          <w:szCs w:val="28"/>
        </w:rPr>
        <w:t xml:space="preserve">given 10 customers, </w:t>
      </w:r>
      <w:r w:rsidR="00206DB0">
        <w:rPr>
          <w:rFonts w:ascii="Times New Roman" w:hAnsi="Times New Roman" w:cs="Times New Roman"/>
          <w:sz w:val="28"/>
          <w:szCs w:val="28"/>
        </w:rPr>
        <w:t>when they are asked to “find a product, add it to cart and place the order”</w:t>
      </w:r>
      <w:r w:rsidR="00F75AC5">
        <w:rPr>
          <w:rFonts w:ascii="Times New Roman" w:hAnsi="Times New Roman" w:cs="Times New Roman"/>
          <w:sz w:val="28"/>
          <w:szCs w:val="28"/>
        </w:rPr>
        <w:t>, then 90% of them will be able complete the tasks within the 5-minute period.</w:t>
      </w:r>
    </w:p>
    <w:p w14:paraId="003779A9" w14:textId="71CB9AB0" w:rsidR="00F75AC5" w:rsidRPr="00970CE7" w:rsidRDefault="0062291F" w:rsidP="000943D0">
      <w:pPr>
        <w:pStyle w:val="ListParagraph"/>
        <w:numPr>
          <w:ilvl w:val="0"/>
          <w:numId w:val="91"/>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Form clarity and error </w:t>
      </w:r>
      <w:proofErr w:type="gramStart"/>
      <w:r>
        <w:rPr>
          <w:rFonts w:ascii="Times New Roman" w:hAnsi="Times New Roman" w:cs="Times New Roman"/>
          <w:b/>
          <w:bCs/>
          <w:sz w:val="28"/>
          <w:szCs w:val="28"/>
        </w:rPr>
        <w:t>handling:</w:t>
      </w:r>
      <w:proofErr w:type="gramEnd"/>
      <w:r>
        <w:rPr>
          <w:rFonts w:ascii="Times New Roman" w:hAnsi="Times New Roman" w:cs="Times New Roman"/>
          <w:b/>
          <w:bCs/>
          <w:sz w:val="28"/>
          <w:szCs w:val="28"/>
        </w:rPr>
        <w:t xml:space="preserve"> </w:t>
      </w:r>
      <w:r w:rsidR="00150830">
        <w:rPr>
          <w:rFonts w:ascii="Times New Roman" w:hAnsi="Times New Roman" w:cs="Times New Roman"/>
          <w:sz w:val="28"/>
          <w:szCs w:val="28"/>
        </w:rPr>
        <w:t>let’s say</w:t>
      </w:r>
      <w:r w:rsidR="002856EC">
        <w:rPr>
          <w:rFonts w:ascii="Times New Roman" w:hAnsi="Times New Roman" w:cs="Times New Roman"/>
          <w:sz w:val="28"/>
          <w:szCs w:val="28"/>
        </w:rPr>
        <w:t xml:space="preserve"> customer submit</w:t>
      </w:r>
      <w:r w:rsidR="004B3E06">
        <w:rPr>
          <w:rFonts w:ascii="Times New Roman" w:hAnsi="Times New Roman" w:cs="Times New Roman"/>
          <w:sz w:val="28"/>
          <w:szCs w:val="28"/>
        </w:rPr>
        <w:t xml:space="preserve"> the payment form, </w:t>
      </w:r>
      <w:r w:rsidR="00150830">
        <w:rPr>
          <w:rFonts w:ascii="Times New Roman" w:hAnsi="Times New Roman" w:cs="Times New Roman"/>
          <w:sz w:val="28"/>
          <w:szCs w:val="28"/>
        </w:rPr>
        <w:t>however,</w:t>
      </w:r>
      <w:r w:rsidR="004B3E06">
        <w:rPr>
          <w:rFonts w:ascii="Times New Roman" w:hAnsi="Times New Roman" w:cs="Times New Roman"/>
          <w:sz w:val="28"/>
          <w:szCs w:val="28"/>
        </w:rPr>
        <w:t xml:space="preserve"> there are invalid inputs</w:t>
      </w:r>
      <w:r w:rsidR="00E642C8">
        <w:rPr>
          <w:rFonts w:ascii="Times New Roman" w:hAnsi="Times New Roman" w:cs="Times New Roman"/>
          <w:sz w:val="28"/>
          <w:szCs w:val="28"/>
        </w:rPr>
        <w:t>.</w:t>
      </w:r>
      <w:r w:rsidR="00214112">
        <w:rPr>
          <w:rFonts w:ascii="Times New Roman" w:hAnsi="Times New Roman" w:cs="Times New Roman"/>
          <w:sz w:val="28"/>
          <w:szCs w:val="28"/>
        </w:rPr>
        <w:t xml:space="preserve"> Field-level errors are announced</w:t>
      </w:r>
      <w:r w:rsidR="00B4296B">
        <w:rPr>
          <w:rFonts w:ascii="Times New Roman" w:hAnsi="Times New Roman" w:cs="Times New Roman"/>
          <w:sz w:val="28"/>
          <w:szCs w:val="28"/>
        </w:rPr>
        <w:t>,</w:t>
      </w:r>
      <w:r w:rsidR="00214112">
        <w:rPr>
          <w:rFonts w:ascii="Times New Roman" w:hAnsi="Times New Roman" w:cs="Times New Roman"/>
          <w:sz w:val="28"/>
          <w:szCs w:val="28"/>
        </w:rPr>
        <w:t xml:space="preserve"> and focus moves to the first error</w:t>
      </w:r>
      <w:r w:rsidR="006B1DDC">
        <w:rPr>
          <w:rFonts w:ascii="Times New Roman" w:hAnsi="Times New Roman" w:cs="Times New Roman"/>
          <w:sz w:val="28"/>
          <w:szCs w:val="28"/>
        </w:rPr>
        <w:t>; then progressively fix all the invalid</w:t>
      </w:r>
      <w:r w:rsidR="00B4296B">
        <w:rPr>
          <w:rFonts w:ascii="Times New Roman" w:hAnsi="Times New Roman" w:cs="Times New Roman"/>
          <w:sz w:val="28"/>
          <w:szCs w:val="28"/>
        </w:rPr>
        <w:t xml:space="preserve"> inputs.</w:t>
      </w:r>
    </w:p>
    <w:p w14:paraId="5C0F3CFB" w14:textId="65BFA3C8" w:rsidR="00B4296B" w:rsidRPr="00970CE7" w:rsidRDefault="00C53B12" w:rsidP="000943D0">
      <w:pPr>
        <w:pStyle w:val="ListParagraph"/>
        <w:numPr>
          <w:ilvl w:val="0"/>
          <w:numId w:val="91"/>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Accessibility</w:t>
      </w:r>
      <w:r w:rsidR="00CC480F">
        <w:rPr>
          <w:rFonts w:ascii="Times New Roman" w:hAnsi="Times New Roman" w:cs="Times New Roman"/>
          <w:b/>
          <w:bCs/>
          <w:sz w:val="28"/>
          <w:szCs w:val="28"/>
        </w:rPr>
        <w:t xml:space="preserve">: </w:t>
      </w:r>
      <w:r w:rsidR="00CC480F">
        <w:rPr>
          <w:rFonts w:ascii="Times New Roman" w:hAnsi="Times New Roman" w:cs="Times New Roman"/>
          <w:sz w:val="28"/>
          <w:szCs w:val="28"/>
        </w:rPr>
        <w:t xml:space="preserve">the online store should work for people with disabilities (e.g. </w:t>
      </w:r>
      <w:r w:rsidR="00463AC4">
        <w:rPr>
          <w:rFonts w:ascii="Times New Roman" w:hAnsi="Times New Roman" w:cs="Times New Roman"/>
          <w:sz w:val="28"/>
          <w:szCs w:val="28"/>
        </w:rPr>
        <w:t xml:space="preserve">low vision, </w:t>
      </w:r>
      <w:r w:rsidR="001B5895">
        <w:rPr>
          <w:rFonts w:ascii="Times New Roman" w:hAnsi="Times New Roman" w:cs="Times New Roman"/>
          <w:sz w:val="28"/>
          <w:szCs w:val="28"/>
        </w:rPr>
        <w:t>color</w:t>
      </w:r>
      <w:r w:rsidR="001B5895">
        <w:rPr>
          <w:rFonts w:ascii="Times New Roman" w:hAnsi="Times New Roman" w:cs="Times New Roman"/>
          <w:sz w:val="28"/>
          <w:szCs w:val="28"/>
          <w:lang w:val="vi-VN"/>
        </w:rPr>
        <w:t xml:space="preserve"> blind). </w:t>
      </w:r>
      <w:r w:rsidR="00614A21">
        <w:rPr>
          <w:rFonts w:ascii="Times New Roman" w:hAnsi="Times New Roman" w:cs="Times New Roman"/>
          <w:sz w:val="28"/>
          <w:szCs w:val="28"/>
        </w:rPr>
        <w:t>WCAG 2.1 AA standards</w:t>
      </w:r>
      <w:r w:rsidR="009B5882">
        <w:rPr>
          <w:rFonts w:ascii="Times New Roman" w:hAnsi="Times New Roman" w:cs="Times New Roman"/>
          <w:sz w:val="28"/>
          <w:szCs w:val="28"/>
        </w:rPr>
        <w:t>, for instance, proper contrast</w:t>
      </w:r>
      <w:r w:rsidR="00AD7716">
        <w:rPr>
          <w:rFonts w:ascii="Times New Roman" w:hAnsi="Times New Roman" w:cs="Times New Roman"/>
          <w:sz w:val="28"/>
          <w:szCs w:val="28"/>
        </w:rPr>
        <w:t xml:space="preserve">, focus indicators and </w:t>
      </w:r>
      <w:r w:rsidR="00B82739">
        <w:rPr>
          <w:rFonts w:ascii="Times New Roman" w:hAnsi="Times New Roman" w:cs="Times New Roman"/>
          <w:sz w:val="28"/>
          <w:szCs w:val="28"/>
        </w:rPr>
        <w:t>alt text</w:t>
      </w:r>
      <w:r w:rsidR="00096C60">
        <w:rPr>
          <w:rFonts w:ascii="Times New Roman" w:hAnsi="Times New Roman" w:cs="Times New Roman"/>
          <w:sz w:val="28"/>
          <w:szCs w:val="28"/>
        </w:rPr>
        <w:t xml:space="preserve"> for images</w:t>
      </w:r>
      <w:r w:rsidR="00614A21">
        <w:rPr>
          <w:rFonts w:ascii="Times New Roman" w:hAnsi="Times New Roman" w:cs="Times New Roman"/>
          <w:sz w:val="28"/>
          <w:szCs w:val="28"/>
        </w:rPr>
        <w:t xml:space="preserve"> </w:t>
      </w:r>
      <w:r w:rsidR="00096C60">
        <w:rPr>
          <w:rFonts w:ascii="Times New Roman" w:hAnsi="Times New Roman" w:cs="Times New Roman"/>
          <w:sz w:val="28"/>
          <w:szCs w:val="28"/>
        </w:rPr>
        <w:t>h</w:t>
      </w:r>
      <w:r w:rsidR="00614A21">
        <w:rPr>
          <w:rFonts w:ascii="Times New Roman" w:hAnsi="Times New Roman" w:cs="Times New Roman"/>
          <w:sz w:val="28"/>
          <w:szCs w:val="28"/>
        </w:rPr>
        <w:t>as been chosen</w:t>
      </w:r>
      <w:r w:rsidR="00096C60">
        <w:rPr>
          <w:rFonts w:ascii="Times New Roman" w:hAnsi="Times New Roman" w:cs="Times New Roman"/>
          <w:sz w:val="28"/>
          <w:szCs w:val="28"/>
        </w:rPr>
        <w:t>.</w:t>
      </w:r>
      <w:r w:rsidR="0099710A">
        <w:rPr>
          <w:rFonts w:ascii="Times New Roman" w:hAnsi="Times New Roman" w:cs="Times New Roman"/>
          <w:sz w:val="28"/>
          <w:szCs w:val="28"/>
        </w:rPr>
        <w:t xml:space="preserve"> 95% of elements are expected to be compliant.</w:t>
      </w:r>
    </w:p>
    <w:p w14:paraId="22A71261" w14:textId="06BAD17F" w:rsidR="00070979" w:rsidRPr="00FE13F0" w:rsidRDefault="00C504C1" w:rsidP="000943D0">
      <w:pPr>
        <w:pStyle w:val="ListParagraph"/>
        <w:numPr>
          <w:ilvl w:val="0"/>
          <w:numId w:val="91"/>
        </w:numPr>
        <w:spacing w:line="300" w:lineRule="auto"/>
        <w:jc w:val="both"/>
        <w:rPr>
          <w:rFonts w:ascii="Times New Roman" w:hAnsi="Times New Roman" w:cs="Times New Roman"/>
          <w:sz w:val="28"/>
          <w:szCs w:val="28"/>
        </w:rPr>
      </w:pPr>
      <w:r>
        <w:rPr>
          <w:rFonts w:ascii="Times New Roman" w:hAnsi="Times New Roman" w:cs="Times New Roman"/>
          <w:b/>
          <w:bCs/>
          <w:sz w:val="28"/>
          <w:szCs w:val="28"/>
        </w:rPr>
        <w:t xml:space="preserve">Tablet/mobile responsiveness: </w:t>
      </w:r>
      <w:r w:rsidR="00ED4356">
        <w:rPr>
          <w:rFonts w:ascii="Times New Roman" w:hAnsi="Times New Roman" w:cs="Times New Roman"/>
          <w:sz w:val="28"/>
          <w:szCs w:val="28"/>
        </w:rPr>
        <w:t>there are customers who use mobile devices to browse and order.</w:t>
      </w:r>
      <w:r w:rsidR="00D6239C">
        <w:rPr>
          <w:rFonts w:ascii="Times New Roman" w:hAnsi="Times New Roman" w:cs="Times New Roman"/>
          <w:sz w:val="28"/>
          <w:szCs w:val="28"/>
        </w:rPr>
        <w:t xml:space="preserve"> Design must adapt to smaller screens. This means no side scrolling, </w:t>
      </w:r>
      <w:r w:rsidR="003A5FC0">
        <w:rPr>
          <w:rFonts w:ascii="Times New Roman" w:hAnsi="Times New Roman" w:cs="Times New Roman"/>
          <w:sz w:val="28"/>
          <w:szCs w:val="28"/>
        </w:rPr>
        <w:t xml:space="preserve">text and images </w:t>
      </w:r>
      <w:proofErr w:type="gramStart"/>
      <w:r w:rsidR="003A5FC0">
        <w:rPr>
          <w:rFonts w:ascii="Times New Roman" w:hAnsi="Times New Roman" w:cs="Times New Roman"/>
          <w:sz w:val="28"/>
          <w:szCs w:val="28"/>
        </w:rPr>
        <w:t>are able to</w:t>
      </w:r>
      <w:proofErr w:type="gramEnd"/>
      <w:r w:rsidR="003A5FC0">
        <w:rPr>
          <w:rFonts w:ascii="Times New Roman" w:hAnsi="Times New Roman" w:cs="Times New Roman"/>
          <w:sz w:val="28"/>
          <w:szCs w:val="28"/>
        </w:rPr>
        <w:t xml:space="preserve"> resize depending on the viewport and </w:t>
      </w:r>
      <w:r w:rsidR="00CC6EF0">
        <w:rPr>
          <w:rFonts w:ascii="Times New Roman" w:hAnsi="Times New Roman" w:cs="Times New Roman"/>
          <w:sz w:val="28"/>
          <w:szCs w:val="28"/>
        </w:rPr>
        <w:t xml:space="preserve">tap targets such as </w:t>
      </w:r>
      <w:r w:rsidR="00836CC5">
        <w:rPr>
          <w:rFonts w:ascii="Times New Roman" w:hAnsi="Times New Roman" w:cs="Times New Roman"/>
          <w:sz w:val="28"/>
          <w:szCs w:val="28"/>
        </w:rPr>
        <w:t>buttons/links should be at least 44 pixels high</w:t>
      </w:r>
      <w:r w:rsidR="001A225E">
        <w:rPr>
          <w:rFonts w:ascii="Times New Roman" w:hAnsi="Times New Roman" w:cs="Times New Roman"/>
          <w:sz w:val="28"/>
          <w:szCs w:val="28"/>
        </w:rPr>
        <w:t>, which is the finger-friendly aspect.</w:t>
      </w:r>
    </w:p>
    <w:p w14:paraId="4B490A9F" w14:textId="7D939AD0" w:rsidR="00D253FA" w:rsidRDefault="00D253FA" w:rsidP="00624307">
      <w:pPr>
        <w:pStyle w:val="Heading1"/>
        <w:numPr>
          <w:ilvl w:val="0"/>
          <w:numId w:val="1"/>
        </w:numPr>
        <w:spacing w:line="360" w:lineRule="auto"/>
        <w:rPr>
          <w:rFonts w:ascii="Times New Roman" w:hAnsi="Times New Roman" w:cs="Times New Roman"/>
          <w:color w:val="auto"/>
          <w:sz w:val="48"/>
          <w:szCs w:val="48"/>
        </w:rPr>
      </w:pPr>
      <w:bookmarkStart w:id="40" w:name="_Toc208537320"/>
      <w:r w:rsidRPr="00D253FA">
        <w:rPr>
          <w:rFonts w:ascii="Times New Roman" w:hAnsi="Times New Roman" w:cs="Times New Roman"/>
          <w:color w:val="auto"/>
          <w:sz w:val="48"/>
          <w:szCs w:val="48"/>
        </w:rPr>
        <w:lastRenderedPageBreak/>
        <w:t>Other Requirements</w:t>
      </w:r>
      <w:bookmarkEnd w:id="40"/>
    </w:p>
    <w:p w14:paraId="2722DC6A" w14:textId="7CA83493" w:rsidR="00CC6507" w:rsidRDefault="00624307" w:rsidP="000943D0">
      <w:pPr>
        <w:pStyle w:val="Heading2"/>
        <w:numPr>
          <w:ilvl w:val="0"/>
          <w:numId w:val="52"/>
        </w:numPr>
        <w:rPr>
          <w:rFonts w:ascii="Times New Roman" w:hAnsi="Times New Roman" w:cs="Times New Roman"/>
          <w:b/>
          <w:color w:val="auto"/>
          <w:sz w:val="36"/>
          <w:szCs w:val="36"/>
        </w:rPr>
      </w:pPr>
      <w:bookmarkStart w:id="41" w:name="_Toc208537321"/>
      <w:r w:rsidRPr="00624307">
        <w:rPr>
          <w:rFonts w:ascii="Times New Roman" w:hAnsi="Times New Roman" w:cs="Times New Roman"/>
          <w:b/>
          <w:bCs/>
          <w:color w:val="auto"/>
          <w:sz w:val="36"/>
          <w:szCs w:val="36"/>
        </w:rPr>
        <w:t>Menu Management</w:t>
      </w:r>
      <w:bookmarkEnd w:id="41"/>
    </w:p>
    <w:p w14:paraId="6FF0F8C7" w14:textId="77777777" w:rsidR="00624307" w:rsidRDefault="00624307" w:rsidP="00624307"/>
    <w:p w14:paraId="25255E57" w14:textId="325C3598" w:rsidR="00624307" w:rsidRDefault="00624307" w:rsidP="000943D0">
      <w:pPr>
        <w:pStyle w:val="Heading2"/>
        <w:numPr>
          <w:ilvl w:val="0"/>
          <w:numId w:val="52"/>
        </w:numPr>
        <w:rPr>
          <w:rFonts w:ascii="Times New Roman" w:hAnsi="Times New Roman" w:cs="Times New Roman"/>
          <w:b/>
          <w:bCs/>
          <w:color w:val="auto"/>
          <w:sz w:val="36"/>
          <w:szCs w:val="36"/>
        </w:rPr>
      </w:pPr>
      <w:bookmarkStart w:id="42" w:name="_Toc208537322"/>
      <w:r w:rsidRPr="008B776A">
        <w:rPr>
          <w:rFonts w:ascii="Times New Roman" w:hAnsi="Times New Roman" w:cs="Times New Roman"/>
          <w:b/>
          <w:bCs/>
          <w:color w:val="auto"/>
          <w:sz w:val="36"/>
          <w:szCs w:val="36"/>
        </w:rPr>
        <w:t>Accessibility Support</w:t>
      </w:r>
      <w:bookmarkEnd w:id="42"/>
    </w:p>
    <w:p w14:paraId="3CFB08E3" w14:textId="77777777" w:rsidR="008B776A" w:rsidRDefault="008B776A" w:rsidP="008B776A"/>
    <w:p w14:paraId="3C594940" w14:textId="4DCB6F9F" w:rsidR="005251C9" w:rsidRPr="003E22B1" w:rsidRDefault="009328F1" w:rsidP="005251C9">
      <w:pPr>
        <w:pStyle w:val="Heading1"/>
        <w:numPr>
          <w:ilvl w:val="0"/>
          <w:numId w:val="1"/>
        </w:numPr>
        <w:spacing w:line="360" w:lineRule="auto"/>
        <w:rPr>
          <w:rFonts w:ascii="Times New Roman" w:hAnsi="Times New Roman" w:cs="Times New Roman"/>
          <w:color w:val="auto"/>
          <w:sz w:val="48"/>
          <w:szCs w:val="48"/>
        </w:rPr>
      </w:pPr>
      <w:bookmarkStart w:id="43" w:name="_Toc208537323"/>
      <w:r w:rsidRPr="009328F1">
        <w:rPr>
          <w:rFonts w:ascii="Times New Roman" w:hAnsi="Times New Roman" w:cs="Times New Roman"/>
          <w:color w:val="auto"/>
          <w:sz w:val="48"/>
          <w:szCs w:val="48"/>
        </w:rPr>
        <w:t>Validation of Requirements</w:t>
      </w:r>
      <w:bookmarkEnd w:id="43"/>
    </w:p>
    <w:p w14:paraId="0808A40B" w14:textId="4222ACE7" w:rsidR="005251C9" w:rsidRDefault="00FB562C" w:rsidP="000943D0">
      <w:pPr>
        <w:pStyle w:val="Heading2"/>
        <w:numPr>
          <w:ilvl w:val="0"/>
          <w:numId w:val="53"/>
        </w:numPr>
        <w:rPr>
          <w:rFonts w:ascii="Times New Roman" w:hAnsi="Times New Roman" w:cs="Times New Roman"/>
          <w:b/>
          <w:bCs/>
          <w:color w:val="auto"/>
          <w:sz w:val="36"/>
          <w:szCs w:val="36"/>
          <w:lang w:val="vi-VN"/>
        </w:rPr>
      </w:pPr>
      <w:bookmarkStart w:id="44" w:name="_Toc208537325"/>
      <w:r w:rsidRPr="0019180E">
        <w:rPr>
          <w:rFonts w:ascii="Times New Roman" w:hAnsi="Times New Roman" w:cs="Times New Roman"/>
          <w:b/>
          <w:bCs/>
          <w:color w:val="auto"/>
          <w:sz w:val="36"/>
          <w:szCs w:val="36"/>
        </w:rPr>
        <w:t>Validation Process Overview</w:t>
      </w:r>
      <w:bookmarkEnd w:id="44"/>
    </w:p>
    <w:p w14:paraId="2E628DE1" w14:textId="6D96D072" w:rsidR="001F0CA7" w:rsidRDefault="005E3AC7" w:rsidP="001F0CA7">
      <w:pPr>
        <w:rPr>
          <w:rFonts w:ascii="Times New Roman" w:hAnsi="Times New Roman" w:cs="Times New Roman"/>
          <w:lang w:val="vi-VN"/>
        </w:rPr>
      </w:pPr>
      <w:r w:rsidRPr="00FF20D4">
        <w:rPr>
          <w:rFonts w:ascii="Times New Roman" w:hAnsi="Times New Roman" w:cs="Times New Roman"/>
          <w:lang w:val="vi-VN"/>
        </w:rPr>
        <w:t xml:space="preserve">The validation process include </w:t>
      </w:r>
      <w:r w:rsidR="00066B2C" w:rsidRPr="00FF20D4">
        <w:rPr>
          <w:rFonts w:ascii="Times New Roman" w:hAnsi="Times New Roman" w:cs="Times New Roman"/>
          <w:lang w:val="vi-VN"/>
        </w:rPr>
        <w:t>some steps designed to</w:t>
      </w:r>
      <w:r w:rsidR="00DD4017" w:rsidRPr="00FF20D4">
        <w:rPr>
          <w:rFonts w:ascii="Times New Roman" w:hAnsi="Times New Roman" w:cs="Times New Roman"/>
          <w:lang w:val="vi-VN"/>
        </w:rPr>
        <w:t xml:space="preserve"> </w:t>
      </w:r>
      <w:r w:rsidR="00A0349C" w:rsidRPr="00FF20D4">
        <w:rPr>
          <w:rFonts w:ascii="Times New Roman" w:hAnsi="Times New Roman" w:cs="Times New Roman"/>
          <w:lang w:val="vi-VN"/>
        </w:rPr>
        <w:t xml:space="preserve">evaluate </w:t>
      </w:r>
      <w:r w:rsidR="00C3231E" w:rsidRPr="00FF20D4">
        <w:rPr>
          <w:rFonts w:ascii="Times New Roman" w:hAnsi="Times New Roman" w:cs="Times New Roman"/>
          <w:lang w:val="vi-VN"/>
        </w:rPr>
        <w:t xml:space="preserve">the feasibility of requirements, we held </w:t>
      </w:r>
      <w:r w:rsidR="009E6324" w:rsidRPr="00FF20D4">
        <w:rPr>
          <w:rFonts w:ascii="Times New Roman" w:hAnsi="Times New Roman" w:cs="Times New Roman"/>
          <w:lang w:val="vi-VN"/>
        </w:rPr>
        <w:t xml:space="preserve">regular </w:t>
      </w:r>
      <w:r w:rsidR="006E2BBC" w:rsidRPr="00FF20D4">
        <w:rPr>
          <w:rFonts w:ascii="Times New Roman" w:hAnsi="Times New Roman" w:cs="Times New Roman"/>
          <w:lang w:val="vi-VN"/>
        </w:rPr>
        <w:t xml:space="preserve">group discussion to </w:t>
      </w:r>
      <w:r w:rsidR="007705B0" w:rsidRPr="00FF20D4">
        <w:rPr>
          <w:rFonts w:ascii="Times New Roman" w:hAnsi="Times New Roman" w:cs="Times New Roman"/>
          <w:lang w:val="vi-VN"/>
        </w:rPr>
        <w:t>review each task</w:t>
      </w:r>
      <w:r w:rsidR="00271179" w:rsidRPr="00FF20D4">
        <w:rPr>
          <w:rFonts w:ascii="Times New Roman" w:hAnsi="Times New Roman" w:cs="Times New Roman"/>
          <w:lang w:val="vi-VN"/>
        </w:rPr>
        <w:t xml:space="preserve"> and</w:t>
      </w:r>
      <w:r w:rsidR="0048429A" w:rsidRPr="00FF20D4">
        <w:rPr>
          <w:rFonts w:ascii="Times New Roman" w:hAnsi="Times New Roman" w:cs="Times New Roman"/>
          <w:lang w:val="vi-VN"/>
        </w:rPr>
        <w:t xml:space="preserve"> each team member act like actors </w:t>
      </w:r>
      <w:r w:rsidR="00877786" w:rsidRPr="00FF20D4">
        <w:rPr>
          <w:rFonts w:ascii="Times New Roman" w:hAnsi="Times New Roman" w:cs="Times New Roman"/>
          <w:lang w:val="vi-VN"/>
        </w:rPr>
        <w:t xml:space="preserve">to validate </w:t>
      </w:r>
      <w:r w:rsidR="000C018D" w:rsidRPr="00FF20D4">
        <w:rPr>
          <w:rFonts w:ascii="Times New Roman" w:hAnsi="Times New Roman" w:cs="Times New Roman"/>
          <w:lang w:val="vi-VN"/>
        </w:rPr>
        <w:t xml:space="preserve">the tasks </w:t>
      </w:r>
      <w:r w:rsidR="00426B42" w:rsidRPr="00FF20D4">
        <w:rPr>
          <w:rFonts w:ascii="Times New Roman" w:hAnsi="Times New Roman" w:cs="Times New Roman"/>
          <w:lang w:val="vi-VN"/>
        </w:rPr>
        <w:t>and give solutions about how to improve the task</w:t>
      </w:r>
      <w:r w:rsidR="00FF20D4" w:rsidRPr="00FF20D4">
        <w:rPr>
          <w:rFonts w:ascii="Times New Roman" w:hAnsi="Times New Roman" w:cs="Times New Roman"/>
          <w:lang w:val="vi-VN"/>
        </w:rPr>
        <w:t>s to align with the requirement</w:t>
      </w:r>
      <w:r w:rsidR="00FF20D4">
        <w:rPr>
          <w:rFonts w:ascii="Times New Roman" w:hAnsi="Times New Roman" w:cs="Times New Roman"/>
          <w:lang w:val="vi-VN"/>
        </w:rPr>
        <w:t>.</w:t>
      </w:r>
    </w:p>
    <w:tbl>
      <w:tblPr>
        <w:tblStyle w:val="TableGrid"/>
        <w:tblW w:w="0" w:type="auto"/>
        <w:tblLook w:val="04A0" w:firstRow="1" w:lastRow="0" w:firstColumn="1" w:lastColumn="0" w:noHBand="0" w:noVBand="1"/>
      </w:tblPr>
      <w:tblGrid>
        <w:gridCol w:w="1035"/>
        <w:gridCol w:w="909"/>
        <w:gridCol w:w="820"/>
        <w:gridCol w:w="900"/>
        <w:gridCol w:w="632"/>
        <w:gridCol w:w="958"/>
        <w:gridCol w:w="750"/>
        <w:gridCol w:w="761"/>
        <w:gridCol w:w="840"/>
        <w:gridCol w:w="900"/>
        <w:gridCol w:w="845"/>
      </w:tblGrid>
      <w:tr w:rsidR="00112E0D" w14:paraId="46280F34" w14:textId="74D3587D" w:rsidTr="00FC0F0B">
        <w:trPr>
          <w:trHeight w:val="719"/>
        </w:trPr>
        <w:tc>
          <w:tcPr>
            <w:tcW w:w="919" w:type="dxa"/>
          </w:tcPr>
          <w:p w14:paraId="190059E6" w14:textId="426435CD" w:rsidR="00112E0D" w:rsidRDefault="00112E0D" w:rsidP="001F0CA7">
            <w:pPr>
              <w:rPr>
                <w:rFonts w:ascii="Times New Roman" w:hAnsi="Times New Roman" w:cs="Times New Roman"/>
                <w:lang w:val="vi-VN"/>
              </w:rPr>
            </w:pPr>
            <w:r>
              <w:rPr>
                <w:rFonts w:ascii="Times New Roman" w:hAnsi="Times New Roman" w:cs="Times New Roman"/>
                <w:lang w:val="vi-VN"/>
              </w:rPr>
              <w:t>Task/Entity</w:t>
            </w:r>
          </w:p>
        </w:tc>
        <w:tc>
          <w:tcPr>
            <w:tcW w:w="807" w:type="dxa"/>
          </w:tcPr>
          <w:p w14:paraId="3D85929D" w14:textId="463229E8" w:rsidR="00112E0D" w:rsidRDefault="00112E0D" w:rsidP="001F0CA7">
            <w:pPr>
              <w:rPr>
                <w:rFonts w:ascii="Times New Roman" w:hAnsi="Times New Roman" w:cs="Times New Roman"/>
                <w:lang w:val="vi-VN"/>
              </w:rPr>
            </w:pPr>
            <w:r>
              <w:rPr>
                <w:rFonts w:ascii="Times New Roman" w:hAnsi="Times New Roman" w:cs="Times New Roman"/>
                <w:lang w:val="vi-VN"/>
              </w:rPr>
              <w:t>Customer</w:t>
            </w:r>
          </w:p>
        </w:tc>
        <w:tc>
          <w:tcPr>
            <w:tcW w:w="728" w:type="dxa"/>
          </w:tcPr>
          <w:p w14:paraId="48566481" w14:textId="01149B92" w:rsidR="00112E0D" w:rsidRDefault="00112E0D" w:rsidP="001F0CA7">
            <w:pPr>
              <w:rPr>
                <w:rFonts w:ascii="Times New Roman" w:hAnsi="Times New Roman" w:cs="Times New Roman"/>
                <w:lang w:val="vi-VN"/>
              </w:rPr>
            </w:pPr>
            <w:r>
              <w:rPr>
                <w:rFonts w:ascii="Times New Roman" w:hAnsi="Times New Roman" w:cs="Times New Roman"/>
                <w:lang w:val="vi-VN"/>
              </w:rPr>
              <w:t>Account</w:t>
            </w:r>
          </w:p>
        </w:tc>
        <w:tc>
          <w:tcPr>
            <w:tcW w:w="799" w:type="dxa"/>
          </w:tcPr>
          <w:p w14:paraId="355A900A" w14:textId="652C8116" w:rsidR="00112E0D" w:rsidRDefault="00112E0D" w:rsidP="001F0CA7">
            <w:pPr>
              <w:rPr>
                <w:rFonts w:ascii="Times New Roman" w:hAnsi="Times New Roman" w:cs="Times New Roman"/>
                <w:lang w:val="vi-VN"/>
              </w:rPr>
            </w:pPr>
            <w:r>
              <w:rPr>
                <w:rFonts w:ascii="Times New Roman" w:hAnsi="Times New Roman" w:cs="Times New Roman"/>
                <w:lang w:val="vi-VN"/>
              </w:rPr>
              <w:t>Shopping Cart</w:t>
            </w:r>
          </w:p>
        </w:tc>
        <w:tc>
          <w:tcPr>
            <w:tcW w:w="561" w:type="dxa"/>
          </w:tcPr>
          <w:p w14:paraId="6E54AE0A" w14:textId="4771CBD7" w:rsidR="00112E0D" w:rsidRDefault="00112E0D" w:rsidP="001F0CA7">
            <w:pPr>
              <w:rPr>
                <w:rFonts w:ascii="Times New Roman" w:hAnsi="Times New Roman" w:cs="Times New Roman"/>
                <w:lang w:val="vi-VN"/>
              </w:rPr>
            </w:pPr>
            <w:r>
              <w:rPr>
                <w:rFonts w:ascii="Times New Roman" w:hAnsi="Times New Roman" w:cs="Times New Roman"/>
                <w:lang w:val="vi-VN"/>
              </w:rPr>
              <w:t>Order</w:t>
            </w:r>
          </w:p>
        </w:tc>
        <w:tc>
          <w:tcPr>
            <w:tcW w:w="850" w:type="dxa"/>
          </w:tcPr>
          <w:p w14:paraId="41A5B0BD" w14:textId="67BE19BD" w:rsidR="00112E0D" w:rsidRDefault="00112E0D" w:rsidP="001F0CA7">
            <w:pPr>
              <w:rPr>
                <w:rFonts w:ascii="Times New Roman" w:hAnsi="Times New Roman" w:cs="Times New Roman"/>
                <w:lang w:val="vi-VN"/>
              </w:rPr>
            </w:pPr>
            <w:r>
              <w:rPr>
                <w:rFonts w:ascii="Times New Roman" w:hAnsi="Times New Roman" w:cs="Times New Roman"/>
                <w:lang w:val="vi-VN"/>
              </w:rPr>
              <w:t>OrderItem</w:t>
            </w:r>
          </w:p>
        </w:tc>
        <w:tc>
          <w:tcPr>
            <w:tcW w:w="666" w:type="dxa"/>
          </w:tcPr>
          <w:p w14:paraId="0C7A2D49" w14:textId="5D350A4A" w:rsidR="00112E0D" w:rsidRDefault="00112E0D" w:rsidP="001F0CA7">
            <w:pPr>
              <w:rPr>
                <w:rFonts w:ascii="Times New Roman" w:hAnsi="Times New Roman" w:cs="Times New Roman"/>
                <w:lang w:val="vi-VN"/>
              </w:rPr>
            </w:pPr>
            <w:r>
              <w:rPr>
                <w:rFonts w:ascii="Times New Roman" w:hAnsi="Times New Roman" w:cs="Times New Roman"/>
                <w:lang w:val="vi-VN"/>
              </w:rPr>
              <w:t>Invoice</w:t>
            </w:r>
          </w:p>
        </w:tc>
        <w:tc>
          <w:tcPr>
            <w:tcW w:w="675" w:type="dxa"/>
          </w:tcPr>
          <w:p w14:paraId="7501CE90" w14:textId="04D268A2" w:rsidR="00112E0D" w:rsidRDefault="00112E0D" w:rsidP="001F0CA7">
            <w:pPr>
              <w:rPr>
                <w:rFonts w:ascii="Times New Roman" w:hAnsi="Times New Roman" w:cs="Times New Roman"/>
                <w:lang w:val="vi-VN"/>
              </w:rPr>
            </w:pPr>
            <w:r>
              <w:rPr>
                <w:rFonts w:ascii="Times New Roman" w:hAnsi="Times New Roman" w:cs="Times New Roman"/>
                <w:lang w:val="vi-VN"/>
              </w:rPr>
              <w:t>Receipt</w:t>
            </w:r>
          </w:p>
        </w:tc>
        <w:tc>
          <w:tcPr>
            <w:tcW w:w="745" w:type="dxa"/>
          </w:tcPr>
          <w:p w14:paraId="0F928CD2" w14:textId="0C872AF8" w:rsidR="00112E0D" w:rsidRDefault="00112E0D" w:rsidP="001F0CA7">
            <w:pPr>
              <w:rPr>
                <w:rFonts w:ascii="Times New Roman" w:hAnsi="Times New Roman" w:cs="Times New Roman"/>
                <w:lang w:val="vi-VN"/>
              </w:rPr>
            </w:pPr>
            <w:r>
              <w:rPr>
                <w:rFonts w:ascii="Times New Roman" w:hAnsi="Times New Roman" w:cs="Times New Roman"/>
                <w:lang w:val="vi-VN"/>
              </w:rPr>
              <w:t>Payment</w:t>
            </w:r>
          </w:p>
        </w:tc>
        <w:tc>
          <w:tcPr>
            <w:tcW w:w="799" w:type="dxa"/>
          </w:tcPr>
          <w:p w14:paraId="10DF22B1" w14:textId="0B71B33F" w:rsidR="00112E0D" w:rsidRDefault="00112E0D" w:rsidP="001F0CA7">
            <w:pPr>
              <w:rPr>
                <w:rFonts w:ascii="Times New Roman" w:hAnsi="Times New Roman" w:cs="Times New Roman"/>
                <w:lang w:val="vi-VN"/>
              </w:rPr>
            </w:pPr>
            <w:r>
              <w:rPr>
                <w:rFonts w:ascii="Times New Roman" w:hAnsi="Times New Roman" w:cs="Times New Roman"/>
                <w:lang w:val="vi-VN"/>
              </w:rPr>
              <w:t>Shipment</w:t>
            </w:r>
          </w:p>
        </w:tc>
        <w:tc>
          <w:tcPr>
            <w:tcW w:w="750" w:type="dxa"/>
          </w:tcPr>
          <w:p w14:paraId="6AF6A2AD" w14:textId="25930D61" w:rsidR="00112E0D" w:rsidRDefault="00112E0D" w:rsidP="001F0CA7">
            <w:pPr>
              <w:rPr>
                <w:rFonts w:ascii="Times New Roman" w:hAnsi="Times New Roman" w:cs="Times New Roman"/>
                <w:lang w:val="vi-VN"/>
              </w:rPr>
            </w:pPr>
            <w:r>
              <w:rPr>
                <w:rFonts w:ascii="Times New Roman" w:hAnsi="Times New Roman" w:cs="Times New Roman"/>
                <w:lang w:val="vi-VN"/>
              </w:rPr>
              <w:t>Product</w:t>
            </w:r>
          </w:p>
        </w:tc>
      </w:tr>
      <w:tr w:rsidR="00112E0D" w14:paraId="407D29BE" w14:textId="14A2E19B" w:rsidTr="00FC0F0B">
        <w:trPr>
          <w:trHeight w:val="950"/>
        </w:trPr>
        <w:tc>
          <w:tcPr>
            <w:tcW w:w="919" w:type="dxa"/>
          </w:tcPr>
          <w:p w14:paraId="09DC14E3" w14:textId="4B43FA38" w:rsidR="00112E0D" w:rsidRDefault="00112E0D" w:rsidP="001F0CA7">
            <w:pPr>
              <w:rPr>
                <w:rFonts w:ascii="Times New Roman" w:hAnsi="Times New Roman" w:cs="Times New Roman"/>
                <w:lang w:val="vi-VN"/>
              </w:rPr>
            </w:pPr>
            <w:r>
              <w:rPr>
                <w:rFonts w:ascii="Times New Roman" w:hAnsi="Times New Roman" w:cs="Times New Roman"/>
                <w:lang w:val="vi-VN"/>
              </w:rPr>
              <w:t>Create customer account</w:t>
            </w:r>
          </w:p>
        </w:tc>
        <w:tc>
          <w:tcPr>
            <w:tcW w:w="807" w:type="dxa"/>
          </w:tcPr>
          <w:p w14:paraId="5B19F785" w14:textId="463314DD" w:rsidR="00112E0D" w:rsidRDefault="00AB4CDC" w:rsidP="001F0CA7">
            <w:pPr>
              <w:rPr>
                <w:rFonts w:ascii="Times New Roman" w:hAnsi="Times New Roman" w:cs="Times New Roman"/>
                <w:lang w:val="vi-VN"/>
              </w:rPr>
            </w:pPr>
            <w:r>
              <w:rPr>
                <w:rFonts w:ascii="Times New Roman" w:hAnsi="Times New Roman" w:cs="Times New Roman"/>
                <w:lang w:val="vi-VN"/>
              </w:rPr>
              <w:t>C,R</w:t>
            </w:r>
          </w:p>
        </w:tc>
        <w:tc>
          <w:tcPr>
            <w:tcW w:w="728" w:type="dxa"/>
          </w:tcPr>
          <w:p w14:paraId="0E3985DB" w14:textId="786BD3A5" w:rsidR="00112E0D" w:rsidRDefault="00AB4CDC" w:rsidP="001F0CA7">
            <w:pPr>
              <w:rPr>
                <w:rFonts w:ascii="Times New Roman" w:hAnsi="Times New Roman" w:cs="Times New Roman"/>
                <w:lang w:val="vi-VN"/>
              </w:rPr>
            </w:pPr>
            <w:r>
              <w:rPr>
                <w:rFonts w:ascii="Times New Roman" w:hAnsi="Times New Roman" w:cs="Times New Roman"/>
                <w:lang w:val="vi-VN"/>
              </w:rPr>
              <w:t>C,R</w:t>
            </w:r>
          </w:p>
        </w:tc>
        <w:tc>
          <w:tcPr>
            <w:tcW w:w="799" w:type="dxa"/>
          </w:tcPr>
          <w:p w14:paraId="4FD0E28C" w14:textId="77777777" w:rsidR="00112E0D" w:rsidRDefault="00112E0D" w:rsidP="001F0CA7">
            <w:pPr>
              <w:rPr>
                <w:rFonts w:ascii="Times New Roman" w:hAnsi="Times New Roman" w:cs="Times New Roman"/>
                <w:lang w:val="vi-VN"/>
              </w:rPr>
            </w:pPr>
          </w:p>
        </w:tc>
        <w:tc>
          <w:tcPr>
            <w:tcW w:w="561" w:type="dxa"/>
          </w:tcPr>
          <w:p w14:paraId="1B8FF359" w14:textId="77777777" w:rsidR="00112E0D" w:rsidRDefault="00112E0D" w:rsidP="001F0CA7">
            <w:pPr>
              <w:rPr>
                <w:rFonts w:ascii="Times New Roman" w:hAnsi="Times New Roman" w:cs="Times New Roman"/>
                <w:lang w:val="vi-VN"/>
              </w:rPr>
            </w:pPr>
          </w:p>
        </w:tc>
        <w:tc>
          <w:tcPr>
            <w:tcW w:w="850" w:type="dxa"/>
          </w:tcPr>
          <w:p w14:paraId="7C7752AD" w14:textId="77777777" w:rsidR="00112E0D" w:rsidRDefault="00112E0D" w:rsidP="001F0CA7">
            <w:pPr>
              <w:rPr>
                <w:rFonts w:ascii="Times New Roman" w:hAnsi="Times New Roman" w:cs="Times New Roman"/>
                <w:lang w:val="vi-VN"/>
              </w:rPr>
            </w:pPr>
          </w:p>
        </w:tc>
        <w:tc>
          <w:tcPr>
            <w:tcW w:w="666" w:type="dxa"/>
          </w:tcPr>
          <w:p w14:paraId="08ABC3A4" w14:textId="77777777" w:rsidR="00112E0D" w:rsidRDefault="00112E0D" w:rsidP="001F0CA7">
            <w:pPr>
              <w:rPr>
                <w:rFonts w:ascii="Times New Roman" w:hAnsi="Times New Roman" w:cs="Times New Roman"/>
                <w:lang w:val="vi-VN"/>
              </w:rPr>
            </w:pPr>
          </w:p>
        </w:tc>
        <w:tc>
          <w:tcPr>
            <w:tcW w:w="675" w:type="dxa"/>
          </w:tcPr>
          <w:p w14:paraId="31DDBE88" w14:textId="77777777" w:rsidR="00112E0D" w:rsidRDefault="00112E0D" w:rsidP="001F0CA7">
            <w:pPr>
              <w:rPr>
                <w:rFonts w:ascii="Times New Roman" w:hAnsi="Times New Roman" w:cs="Times New Roman"/>
                <w:lang w:val="vi-VN"/>
              </w:rPr>
            </w:pPr>
          </w:p>
        </w:tc>
        <w:tc>
          <w:tcPr>
            <w:tcW w:w="745" w:type="dxa"/>
          </w:tcPr>
          <w:p w14:paraId="485B7174" w14:textId="77777777" w:rsidR="00112E0D" w:rsidRDefault="00112E0D" w:rsidP="001F0CA7">
            <w:pPr>
              <w:rPr>
                <w:rFonts w:ascii="Times New Roman" w:hAnsi="Times New Roman" w:cs="Times New Roman"/>
                <w:lang w:val="vi-VN"/>
              </w:rPr>
            </w:pPr>
          </w:p>
        </w:tc>
        <w:tc>
          <w:tcPr>
            <w:tcW w:w="799" w:type="dxa"/>
          </w:tcPr>
          <w:p w14:paraId="43BE070F" w14:textId="77777777" w:rsidR="00112E0D" w:rsidRDefault="00112E0D" w:rsidP="001F0CA7">
            <w:pPr>
              <w:rPr>
                <w:rFonts w:ascii="Times New Roman" w:hAnsi="Times New Roman" w:cs="Times New Roman"/>
                <w:lang w:val="vi-VN"/>
              </w:rPr>
            </w:pPr>
          </w:p>
        </w:tc>
        <w:tc>
          <w:tcPr>
            <w:tcW w:w="750" w:type="dxa"/>
          </w:tcPr>
          <w:p w14:paraId="47B5B593" w14:textId="77777777" w:rsidR="00112E0D" w:rsidRDefault="00112E0D" w:rsidP="001F0CA7">
            <w:pPr>
              <w:rPr>
                <w:rFonts w:ascii="Times New Roman" w:hAnsi="Times New Roman" w:cs="Times New Roman"/>
                <w:lang w:val="vi-VN"/>
              </w:rPr>
            </w:pPr>
          </w:p>
        </w:tc>
      </w:tr>
      <w:tr w:rsidR="00112E0D" w14:paraId="0B9083B2" w14:textId="34BEB6BA" w:rsidTr="00FC0F0B">
        <w:trPr>
          <w:trHeight w:val="950"/>
        </w:trPr>
        <w:tc>
          <w:tcPr>
            <w:tcW w:w="919" w:type="dxa"/>
          </w:tcPr>
          <w:p w14:paraId="1CB73C96" w14:textId="212E12E5" w:rsidR="00112E0D" w:rsidRDefault="00112E0D" w:rsidP="001F0CA7">
            <w:pPr>
              <w:rPr>
                <w:rFonts w:ascii="Times New Roman" w:hAnsi="Times New Roman" w:cs="Times New Roman"/>
                <w:lang w:val="vi-VN"/>
              </w:rPr>
            </w:pPr>
            <w:r>
              <w:rPr>
                <w:rFonts w:ascii="Times New Roman" w:hAnsi="Times New Roman" w:cs="Times New Roman"/>
                <w:lang w:val="vi-VN"/>
              </w:rPr>
              <w:t>Browsing store catalogue</w:t>
            </w:r>
          </w:p>
        </w:tc>
        <w:tc>
          <w:tcPr>
            <w:tcW w:w="807" w:type="dxa"/>
          </w:tcPr>
          <w:p w14:paraId="3C9C02CF" w14:textId="77777777" w:rsidR="00112E0D" w:rsidRDefault="00112E0D" w:rsidP="001F0CA7">
            <w:pPr>
              <w:rPr>
                <w:rFonts w:ascii="Times New Roman" w:hAnsi="Times New Roman" w:cs="Times New Roman"/>
                <w:lang w:val="vi-VN"/>
              </w:rPr>
            </w:pPr>
          </w:p>
        </w:tc>
        <w:tc>
          <w:tcPr>
            <w:tcW w:w="728" w:type="dxa"/>
          </w:tcPr>
          <w:p w14:paraId="4824A181" w14:textId="77777777" w:rsidR="00112E0D" w:rsidRDefault="00112E0D" w:rsidP="001F0CA7">
            <w:pPr>
              <w:rPr>
                <w:rFonts w:ascii="Times New Roman" w:hAnsi="Times New Roman" w:cs="Times New Roman"/>
                <w:lang w:val="vi-VN"/>
              </w:rPr>
            </w:pPr>
          </w:p>
        </w:tc>
        <w:tc>
          <w:tcPr>
            <w:tcW w:w="799" w:type="dxa"/>
          </w:tcPr>
          <w:p w14:paraId="4054B7B1" w14:textId="77777777" w:rsidR="00112E0D" w:rsidRDefault="00112E0D" w:rsidP="001F0CA7">
            <w:pPr>
              <w:rPr>
                <w:rFonts w:ascii="Times New Roman" w:hAnsi="Times New Roman" w:cs="Times New Roman"/>
                <w:lang w:val="vi-VN"/>
              </w:rPr>
            </w:pPr>
          </w:p>
        </w:tc>
        <w:tc>
          <w:tcPr>
            <w:tcW w:w="561" w:type="dxa"/>
          </w:tcPr>
          <w:p w14:paraId="0D17D560" w14:textId="77777777" w:rsidR="00112E0D" w:rsidRDefault="00112E0D" w:rsidP="001F0CA7">
            <w:pPr>
              <w:rPr>
                <w:rFonts w:ascii="Times New Roman" w:hAnsi="Times New Roman" w:cs="Times New Roman"/>
                <w:lang w:val="vi-VN"/>
              </w:rPr>
            </w:pPr>
          </w:p>
        </w:tc>
        <w:tc>
          <w:tcPr>
            <w:tcW w:w="850" w:type="dxa"/>
          </w:tcPr>
          <w:p w14:paraId="66616FB5" w14:textId="77777777" w:rsidR="00112E0D" w:rsidRDefault="00112E0D" w:rsidP="001F0CA7">
            <w:pPr>
              <w:rPr>
                <w:rFonts w:ascii="Times New Roman" w:hAnsi="Times New Roman" w:cs="Times New Roman"/>
                <w:lang w:val="vi-VN"/>
              </w:rPr>
            </w:pPr>
          </w:p>
        </w:tc>
        <w:tc>
          <w:tcPr>
            <w:tcW w:w="666" w:type="dxa"/>
          </w:tcPr>
          <w:p w14:paraId="4307568F" w14:textId="77777777" w:rsidR="00112E0D" w:rsidRDefault="00112E0D" w:rsidP="001F0CA7">
            <w:pPr>
              <w:rPr>
                <w:rFonts w:ascii="Times New Roman" w:hAnsi="Times New Roman" w:cs="Times New Roman"/>
                <w:lang w:val="vi-VN"/>
              </w:rPr>
            </w:pPr>
          </w:p>
        </w:tc>
        <w:tc>
          <w:tcPr>
            <w:tcW w:w="675" w:type="dxa"/>
          </w:tcPr>
          <w:p w14:paraId="4DFB42B3" w14:textId="77777777" w:rsidR="00112E0D" w:rsidRDefault="00112E0D" w:rsidP="001F0CA7">
            <w:pPr>
              <w:rPr>
                <w:rFonts w:ascii="Times New Roman" w:hAnsi="Times New Roman" w:cs="Times New Roman"/>
                <w:lang w:val="vi-VN"/>
              </w:rPr>
            </w:pPr>
          </w:p>
        </w:tc>
        <w:tc>
          <w:tcPr>
            <w:tcW w:w="745" w:type="dxa"/>
          </w:tcPr>
          <w:p w14:paraId="75BC8596" w14:textId="77777777" w:rsidR="00112E0D" w:rsidRDefault="00112E0D" w:rsidP="001F0CA7">
            <w:pPr>
              <w:rPr>
                <w:rFonts w:ascii="Times New Roman" w:hAnsi="Times New Roman" w:cs="Times New Roman"/>
                <w:lang w:val="vi-VN"/>
              </w:rPr>
            </w:pPr>
          </w:p>
        </w:tc>
        <w:tc>
          <w:tcPr>
            <w:tcW w:w="799" w:type="dxa"/>
          </w:tcPr>
          <w:p w14:paraId="3205E285" w14:textId="77777777" w:rsidR="00112E0D" w:rsidRDefault="00112E0D" w:rsidP="001F0CA7">
            <w:pPr>
              <w:rPr>
                <w:rFonts w:ascii="Times New Roman" w:hAnsi="Times New Roman" w:cs="Times New Roman"/>
                <w:lang w:val="vi-VN"/>
              </w:rPr>
            </w:pPr>
          </w:p>
        </w:tc>
        <w:tc>
          <w:tcPr>
            <w:tcW w:w="750" w:type="dxa"/>
          </w:tcPr>
          <w:p w14:paraId="1374C0EF" w14:textId="6678E6FE" w:rsidR="00112E0D" w:rsidRDefault="00FC246A" w:rsidP="001F0CA7">
            <w:pPr>
              <w:rPr>
                <w:rFonts w:ascii="Times New Roman" w:hAnsi="Times New Roman" w:cs="Times New Roman"/>
                <w:lang w:val="vi-VN"/>
              </w:rPr>
            </w:pPr>
            <w:r>
              <w:rPr>
                <w:rFonts w:ascii="Times New Roman" w:hAnsi="Times New Roman" w:cs="Times New Roman"/>
                <w:lang w:val="vi-VN"/>
              </w:rPr>
              <w:t>R</w:t>
            </w:r>
          </w:p>
        </w:tc>
      </w:tr>
      <w:tr w:rsidR="00112E0D" w14:paraId="73E24D20" w14:textId="19DC7BD3" w:rsidTr="00FC0F0B">
        <w:trPr>
          <w:trHeight w:val="950"/>
        </w:trPr>
        <w:tc>
          <w:tcPr>
            <w:tcW w:w="919" w:type="dxa"/>
          </w:tcPr>
          <w:p w14:paraId="4218EBAD" w14:textId="5FBE9981" w:rsidR="00112E0D" w:rsidRDefault="00112E0D" w:rsidP="001F0CA7">
            <w:pPr>
              <w:rPr>
                <w:rFonts w:ascii="Times New Roman" w:hAnsi="Times New Roman" w:cs="Times New Roman"/>
                <w:lang w:val="vi-VN"/>
              </w:rPr>
            </w:pPr>
            <w:r>
              <w:rPr>
                <w:rFonts w:ascii="Times New Roman" w:hAnsi="Times New Roman" w:cs="Times New Roman"/>
                <w:lang w:val="vi-VN"/>
              </w:rPr>
              <w:t>Managing shopping cart</w:t>
            </w:r>
          </w:p>
        </w:tc>
        <w:tc>
          <w:tcPr>
            <w:tcW w:w="807" w:type="dxa"/>
          </w:tcPr>
          <w:p w14:paraId="51162589" w14:textId="195DABAC" w:rsidR="00112E0D" w:rsidRDefault="00894F0B" w:rsidP="001F0CA7">
            <w:pPr>
              <w:rPr>
                <w:rFonts w:ascii="Times New Roman" w:hAnsi="Times New Roman" w:cs="Times New Roman"/>
                <w:lang w:val="vi-VN"/>
              </w:rPr>
            </w:pPr>
            <w:r>
              <w:rPr>
                <w:rFonts w:ascii="Times New Roman" w:hAnsi="Times New Roman" w:cs="Times New Roman"/>
                <w:lang w:val="vi-VN"/>
              </w:rPr>
              <w:t>R</w:t>
            </w:r>
          </w:p>
        </w:tc>
        <w:tc>
          <w:tcPr>
            <w:tcW w:w="728" w:type="dxa"/>
          </w:tcPr>
          <w:p w14:paraId="59AAE2DE" w14:textId="77777777" w:rsidR="00112E0D" w:rsidRDefault="00112E0D" w:rsidP="001F0CA7">
            <w:pPr>
              <w:rPr>
                <w:rFonts w:ascii="Times New Roman" w:hAnsi="Times New Roman" w:cs="Times New Roman"/>
                <w:lang w:val="vi-VN"/>
              </w:rPr>
            </w:pPr>
          </w:p>
        </w:tc>
        <w:tc>
          <w:tcPr>
            <w:tcW w:w="799" w:type="dxa"/>
          </w:tcPr>
          <w:p w14:paraId="0BCE4049" w14:textId="015854AA" w:rsidR="00112E0D" w:rsidRDefault="00894F0B" w:rsidP="001F0CA7">
            <w:pPr>
              <w:rPr>
                <w:rFonts w:ascii="Times New Roman" w:hAnsi="Times New Roman" w:cs="Times New Roman"/>
                <w:lang w:val="vi-VN"/>
              </w:rPr>
            </w:pPr>
            <w:r>
              <w:rPr>
                <w:rFonts w:ascii="Times New Roman" w:hAnsi="Times New Roman" w:cs="Times New Roman"/>
                <w:lang w:val="vi-VN"/>
              </w:rPr>
              <w:t>C,R,U,D</w:t>
            </w:r>
          </w:p>
        </w:tc>
        <w:tc>
          <w:tcPr>
            <w:tcW w:w="561" w:type="dxa"/>
          </w:tcPr>
          <w:p w14:paraId="0284D7A3" w14:textId="72CDC12C" w:rsidR="00112E0D" w:rsidRDefault="00B55B29" w:rsidP="001F0CA7">
            <w:pPr>
              <w:rPr>
                <w:rFonts w:ascii="Times New Roman" w:hAnsi="Times New Roman" w:cs="Times New Roman"/>
                <w:lang w:val="vi-VN"/>
              </w:rPr>
            </w:pPr>
            <w:r>
              <w:rPr>
                <w:rFonts w:ascii="Times New Roman" w:hAnsi="Times New Roman" w:cs="Times New Roman"/>
                <w:lang w:val="vi-VN"/>
              </w:rPr>
              <w:t>C</w:t>
            </w:r>
          </w:p>
        </w:tc>
        <w:tc>
          <w:tcPr>
            <w:tcW w:w="850" w:type="dxa"/>
          </w:tcPr>
          <w:p w14:paraId="3D5134A6" w14:textId="618FBDD8" w:rsidR="00112E0D" w:rsidRDefault="00103A86" w:rsidP="001F0CA7">
            <w:pPr>
              <w:rPr>
                <w:rFonts w:ascii="Times New Roman" w:hAnsi="Times New Roman" w:cs="Times New Roman"/>
                <w:lang w:val="vi-VN"/>
              </w:rPr>
            </w:pPr>
            <w:r>
              <w:rPr>
                <w:rFonts w:ascii="Times New Roman" w:hAnsi="Times New Roman" w:cs="Times New Roman"/>
                <w:lang w:val="vi-VN"/>
              </w:rPr>
              <w:t>C</w:t>
            </w:r>
            <w:r w:rsidR="00B55B29">
              <w:rPr>
                <w:rFonts w:ascii="Times New Roman" w:hAnsi="Times New Roman" w:cs="Times New Roman"/>
                <w:lang w:val="vi-VN"/>
              </w:rPr>
              <w:t>,R</w:t>
            </w:r>
          </w:p>
        </w:tc>
        <w:tc>
          <w:tcPr>
            <w:tcW w:w="666" w:type="dxa"/>
          </w:tcPr>
          <w:p w14:paraId="6F5D9321" w14:textId="77777777" w:rsidR="00112E0D" w:rsidRDefault="00112E0D" w:rsidP="001F0CA7">
            <w:pPr>
              <w:rPr>
                <w:rFonts w:ascii="Times New Roman" w:hAnsi="Times New Roman" w:cs="Times New Roman"/>
                <w:lang w:val="vi-VN"/>
              </w:rPr>
            </w:pPr>
          </w:p>
        </w:tc>
        <w:tc>
          <w:tcPr>
            <w:tcW w:w="675" w:type="dxa"/>
          </w:tcPr>
          <w:p w14:paraId="7001896F" w14:textId="77777777" w:rsidR="00112E0D" w:rsidRDefault="00112E0D" w:rsidP="001F0CA7">
            <w:pPr>
              <w:rPr>
                <w:rFonts w:ascii="Times New Roman" w:hAnsi="Times New Roman" w:cs="Times New Roman"/>
                <w:lang w:val="vi-VN"/>
              </w:rPr>
            </w:pPr>
          </w:p>
        </w:tc>
        <w:tc>
          <w:tcPr>
            <w:tcW w:w="745" w:type="dxa"/>
          </w:tcPr>
          <w:p w14:paraId="6308C504" w14:textId="77777777" w:rsidR="00112E0D" w:rsidRDefault="00112E0D" w:rsidP="001F0CA7">
            <w:pPr>
              <w:rPr>
                <w:rFonts w:ascii="Times New Roman" w:hAnsi="Times New Roman" w:cs="Times New Roman"/>
                <w:lang w:val="vi-VN"/>
              </w:rPr>
            </w:pPr>
          </w:p>
        </w:tc>
        <w:tc>
          <w:tcPr>
            <w:tcW w:w="799" w:type="dxa"/>
          </w:tcPr>
          <w:p w14:paraId="4EE3C746" w14:textId="77777777" w:rsidR="00112E0D" w:rsidRDefault="00112E0D" w:rsidP="001F0CA7">
            <w:pPr>
              <w:rPr>
                <w:rFonts w:ascii="Times New Roman" w:hAnsi="Times New Roman" w:cs="Times New Roman"/>
                <w:lang w:val="vi-VN"/>
              </w:rPr>
            </w:pPr>
          </w:p>
        </w:tc>
        <w:tc>
          <w:tcPr>
            <w:tcW w:w="750" w:type="dxa"/>
          </w:tcPr>
          <w:p w14:paraId="3A871330" w14:textId="6ED28C28" w:rsidR="00112E0D" w:rsidRDefault="00A40FE3" w:rsidP="001F0CA7">
            <w:pPr>
              <w:rPr>
                <w:rFonts w:ascii="Times New Roman" w:hAnsi="Times New Roman" w:cs="Times New Roman"/>
                <w:lang w:val="vi-VN"/>
              </w:rPr>
            </w:pPr>
            <w:r>
              <w:rPr>
                <w:rFonts w:ascii="Times New Roman" w:hAnsi="Times New Roman" w:cs="Times New Roman"/>
                <w:lang w:val="vi-VN"/>
              </w:rPr>
              <w:t>R</w:t>
            </w:r>
          </w:p>
        </w:tc>
      </w:tr>
      <w:tr w:rsidR="00112E0D" w14:paraId="64576EF1" w14:textId="08BC8A1D" w:rsidTr="00FC0F0B">
        <w:trPr>
          <w:trHeight w:val="719"/>
        </w:trPr>
        <w:tc>
          <w:tcPr>
            <w:tcW w:w="919" w:type="dxa"/>
          </w:tcPr>
          <w:p w14:paraId="4BB5B34B" w14:textId="4C4772A2" w:rsidR="00112E0D" w:rsidRDefault="00112E0D" w:rsidP="001F0CA7">
            <w:pPr>
              <w:rPr>
                <w:rFonts w:ascii="Times New Roman" w:hAnsi="Times New Roman" w:cs="Times New Roman"/>
                <w:lang w:val="vi-VN"/>
              </w:rPr>
            </w:pPr>
            <w:r>
              <w:rPr>
                <w:rFonts w:ascii="Times New Roman" w:hAnsi="Times New Roman" w:cs="Times New Roman"/>
                <w:lang w:val="vi-VN"/>
              </w:rPr>
              <w:t>Creating invoices</w:t>
            </w:r>
          </w:p>
        </w:tc>
        <w:tc>
          <w:tcPr>
            <w:tcW w:w="807" w:type="dxa"/>
          </w:tcPr>
          <w:p w14:paraId="14AC2907" w14:textId="34B4ADDD" w:rsidR="00112E0D" w:rsidRDefault="00894F0B" w:rsidP="001F0CA7">
            <w:pPr>
              <w:rPr>
                <w:rFonts w:ascii="Times New Roman" w:hAnsi="Times New Roman" w:cs="Times New Roman"/>
                <w:lang w:val="vi-VN"/>
              </w:rPr>
            </w:pPr>
            <w:r>
              <w:rPr>
                <w:rFonts w:ascii="Times New Roman" w:hAnsi="Times New Roman" w:cs="Times New Roman"/>
                <w:lang w:val="vi-VN"/>
              </w:rPr>
              <w:t>R</w:t>
            </w:r>
          </w:p>
        </w:tc>
        <w:tc>
          <w:tcPr>
            <w:tcW w:w="728" w:type="dxa"/>
          </w:tcPr>
          <w:p w14:paraId="2BAEB0C9" w14:textId="77777777" w:rsidR="00112E0D" w:rsidRDefault="00112E0D" w:rsidP="001F0CA7">
            <w:pPr>
              <w:rPr>
                <w:rFonts w:ascii="Times New Roman" w:hAnsi="Times New Roman" w:cs="Times New Roman"/>
                <w:lang w:val="vi-VN"/>
              </w:rPr>
            </w:pPr>
          </w:p>
        </w:tc>
        <w:tc>
          <w:tcPr>
            <w:tcW w:w="799" w:type="dxa"/>
          </w:tcPr>
          <w:p w14:paraId="67C0CE2F" w14:textId="127EC24B" w:rsidR="00112E0D" w:rsidRDefault="00894F0B" w:rsidP="001F0CA7">
            <w:pPr>
              <w:rPr>
                <w:rFonts w:ascii="Times New Roman" w:hAnsi="Times New Roman" w:cs="Times New Roman"/>
                <w:lang w:val="vi-VN"/>
              </w:rPr>
            </w:pPr>
            <w:r>
              <w:rPr>
                <w:rFonts w:ascii="Times New Roman" w:hAnsi="Times New Roman" w:cs="Times New Roman"/>
                <w:lang w:val="vi-VN"/>
              </w:rPr>
              <w:t>R</w:t>
            </w:r>
          </w:p>
        </w:tc>
        <w:tc>
          <w:tcPr>
            <w:tcW w:w="561" w:type="dxa"/>
          </w:tcPr>
          <w:p w14:paraId="6AB2BFA2" w14:textId="59EEB4CB" w:rsidR="00112E0D" w:rsidRDefault="00894F0B" w:rsidP="001F0CA7">
            <w:pPr>
              <w:rPr>
                <w:rFonts w:ascii="Times New Roman" w:hAnsi="Times New Roman" w:cs="Times New Roman"/>
                <w:lang w:val="vi-VN"/>
              </w:rPr>
            </w:pPr>
            <w:r>
              <w:rPr>
                <w:rFonts w:ascii="Times New Roman" w:hAnsi="Times New Roman" w:cs="Times New Roman"/>
                <w:lang w:val="vi-VN"/>
              </w:rPr>
              <w:t>R</w:t>
            </w:r>
          </w:p>
        </w:tc>
        <w:tc>
          <w:tcPr>
            <w:tcW w:w="850" w:type="dxa"/>
          </w:tcPr>
          <w:p w14:paraId="666E8C88" w14:textId="23F06F68" w:rsidR="00112E0D" w:rsidRDefault="00894F0B" w:rsidP="001F0CA7">
            <w:pPr>
              <w:rPr>
                <w:rFonts w:ascii="Times New Roman" w:hAnsi="Times New Roman" w:cs="Times New Roman"/>
                <w:lang w:val="vi-VN"/>
              </w:rPr>
            </w:pPr>
            <w:r>
              <w:rPr>
                <w:rFonts w:ascii="Times New Roman" w:hAnsi="Times New Roman" w:cs="Times New Roman"/>
                <w:lang w:val="vi-VN"/>
              </w:rPr>
              <w:t>R</w:t>
            </w:r>
          </w:p>
        </w:tc>
        <w:tc>
          <w:tcPr>
            <w:tcW w:w="666" w:type="dxa"/>
          </w:tcPr>
          <w:p w14:paraId="3A121FB6" w14:textId="18040560" w:rsidR="00112E0D" w:rsidRDefault="00C6513D" w:rsidP="001F0CA7">
            <w:pPr>
              <w:rPr>
                <w:rFonts w:ascii="Times New Roman" w:hAnsi="Times New Roman" w:cs="Times New Roman"/>
                <w:lang w:val="vi-VN"/>
              </w:rPr>
            </w:pPr>
            <w:r>
              <w:rPr>
                <w:rFonts w:ascii="Times New Roman" w:hAnsi="Times New Roman" w:cs="Times New Roman"/>
                <w:lang w:val="vi-VN"/>
              </w:rPr>
              <w:t>C,R</w:t>
            </w:r>
          </w:p>
        </w:tc>
        <w:tc>
          <w:tcPr>
            <w:tcW w:w="675" w:type="dxa"/>
          </w:tcPr>
          <w:p w14:paraId="737F3359" w14:textId="77777777" w:rsidR="00112E0D" w:rsidRDefault="00112E0D" w:rsidP="001F0CA7">
            <w:pPr>
              <w:rPr>
                <w:rFonts w:ascii="Times New Roman" w:hAnsi="Times New Roman" w:cs="Times New Roman"/>
                <w:lang w:val="vi-VN"/>
              </w:rPr>
            </w:pPr>
          </w:p>
        </w:tc>
        <w:tc>
          <w:tcPr>
            <w:tcW w:w="745" w:type="dxa"/>
          </w:tcPr>
          <w:p w14:paraId="60441750" w14:textId="77777777" w:rsidR="00112E0D" w:rsidRDefault="00112E0D" w:rsidP="001F0CA7">
            <w:pPr>
              <w:rPr>
                <w:rFonts w:ascii="Times New Roman" w:hAnsi="Times New Roman" w:cs="Times New Roman"/>
                <w:lang w:val="vi-VN"/>
              </w:rPr>
            </w:pPr>
          </w:p>
        </w:tc>
        <w:tc>
          <w:tcPr>
            <w:tcW w:w="799" w:type="dxa"/>
          </w:tcPr>
          <w:p w14:paraId="39035E6A" w14:textId="77777777" w:rsidR="00112E0D" w:rsidRDefault="00112E0D" w:rsidP="001F0CA7">
            <w:pPr>
              <w:rPr>
                <w:rFonts w:ascii="Times New Roman" w:hAnsi="Times New Roman" w:cs="Times New Roman"/>
                <w:lang w:val="vi-VN"/>
              </w:rPr>
            </w:pPr>
          </w:p>
        </w:tc>
        <w:tc>
          <w:tcPr>
            <w:tcW w:w="750" w:type="dxa"/>
          </w:tcPr>
          <w:p w14:paraId="440B4191" w14:textId="5B47DC12" w:rsidR="00112E0D" w:rsidRDefault="00A40FE3" w:rsidP="001F0CA7">
            <w:pPr>
              <w:rPr>
                <w:rFonts w:ascii="Times New Roman" w:hAnsi="Times New Roman" w:cs="Times New Roman"/>
                <w:lang w:val="vi-VN"/>
              </w:rPr>
            </w:pPr>
            <w:r>
              <w:rPr>
                <w:rFonts w:ascii="Times New Roman" w:hAnsi="Times New Roman" w:cs="Times New Roman"/>
                <w:lang w:val="vi-VN"/>
              </w:rPr>
              <w:t>R</w:t>
            </w:r>
          </w:p>
        </w:tc>
      </w:tr>
      <w:tr w:rsidR="00112E0D" w14:paraId="10BB582A" w14:textId="539E3E94" w:rsidTr="00FC0F0B">
        <w:trPr>
          <w:trHeight w:val="705"/>
        </w:trPr>
        <w:tc>
          <w:tcPr>
            <w:tcW w:w="919" w:type="dxa"/>
          </w:tcPr>
          <w:p w14:paraId="09480DFD" w14:textId="4274ED5F" w:rsidR="00112E0D" w:rsidRDefault="00112E0D" w:rsidP="001F0CA7">
            <w:pPr>
              <w:rPr>
                <w:rFonts w:ascii="Times New Roman" w:hAnsi="Times New Roman" w:cs="Times New Roman"/>
                <w:lang w:val="vi-VN"/>
              </w:rPr>
            </w:pPr>
            <w:r>
              <w:rPr>
                <w:rFonts w:ascii="Times New Roman" w:hAnsi="Times New Roman" w:cs="Times New Roman"/>
                <w:lang w:val="vi-VN"/>
              </w:rPr>
              <w:t>Creating receipts</w:t>
            </w:r>
          </w:p>
        </w:tc>
        <w:tc>
          <w:tcPr>
            <w:tcW w:w="807" w:type="dxa"/>
          </w:tcPr>
          <w:p w14:paraId="2C4D4EBF" w14:textId="6D4EFECD" w:rsidR="00112E0D" w:rsidRDefault="00C6513D" w:rsidP="001F0CA7">
            <w:pPr>
              <w:rPr>
                <w:rFonts w:ascii="Times New Roman" w:hAnsi="Times New Roman" w:cs="Times New Roman"/>
                <w:lang w:val="vi-VN"/>
              </w:rPr>
            </w:pPr>
            <w:r>
              <w:rPr>
                <w:rFonts w:ascii="Times New Roman" w:hAnsi="Times New Roman" w:cs="Times New Roman"/>
                <w:lang w:val="vi-VN"/>
              </w:rPr>
              <w:t>R</w:t>
            </w:r>
          </w:p>
        </w:tc>
        <w:tc>
          <w:tcPr>
            <w:tcW w:w="728" w:type="dxa"/>
          </w:tcPr>
          <w:p w14:paraId="2CD2B2D4" w14:textId="77777777" w:rsidR="00112E0D" w:rsidRDefault="00112E0D" w:rsidP="001F0CA7">
            <w:pPr>
              <w:rPr>
                <w:rFonts w:ascii="Times New Roman" w:hAnsi="Times New Roman" w:cs="Times New Roman"/>
                <w:lang w:val="vi-VN"/>
              </w:rPr>
            </w:pPr>
          </w:p>
        </w:tc>
        <w:tc>
          <w:tcPr>
            <w:tcW w:w="799" w:type="dxa"/>
          </w:tcPr>
          <w:p w14:paraId="2A2346C2" w14:textId="2E022190" w:rsidR="00112E0D" w:rsidRDefault="00112E0D" w:rsidP="001F0CA7">
            <w:pPr>
              <w:rPr>
                <w:rFonts w:ascii="Times New Roman" w:hAnsi="Times New Roman" w:cs="Times New Roman"/>
                <w:lang w:val="vi-VN"/>
              </w:rPr>
            </w:pPr>
          </w:p>
        </w:tc>
        <w:tc>
          <w:tcPr>
            <w:tcW w:w="561" w:type="dxa"/>
          </w:tcPr>
          <w:p w14:paraId="265E4EDA" w14:textId="1BD31C65" w:rsidR="00112E0D" w:rsidRDefault="00C6513D" w:rsidP="001F0CA7">
            <w:pPr>
              <w:rPr>
                <w:rFonts w:ascii="Times New Roman" w:hAnsi="Times New Roman" w:cs="Times New Roman"/>
                <w:lang w:val="vi-VN"/>
              </w:rPr>
            </w:pPr>
            <w:r>
              <w:rPr>
                <w:rFonts w:ascii="Times New Roman" w:hAnsi="Times New Roman" w:cs="Times New Roman"/>
                <w:lang w:val="vi-VN"/>
              </w:rPr>
              <w:t>R</w:t>
            </w:r>
          </w:p>
        </w:tc>
        <w:tc>
          <w:tcPr>
            <w:tcW w:w="850" w:type="dxa"/>
          </w:tcPr>
          <w:p w14:paraId="0B03DAE3" w14:textId="0CF4FFB3" w:rsidR="00112E0D" w:rsidRDefault="00C6513D" w:rsidP="001F0CA7">
            <w:pPr>
              <w:rPr>
                <w:rFonts w:ascii="Times New Roman" w:hAnsi="Times New Roman" w:cs="Times New Roman"/>
                <w:lang w:val="vi-VN"/>
              </w:rPr>
            </w:pPr>
            <w:r>
              <w:rPr>
                <w:rFonts w:ascii="Times New Roman" w:hAnsi="Times New Roman" w:cs="Times New Roman"/>
                <w:lang w:val="vi-VN"/>
              </w:rPr>
              <w:t>R</w:t>
            </w:r>
          </w:p>
        </w:tc>
        <w:tc>
          <w:tcPr>
            <w:tcW w:w="666" w:type="dxa"/>
          </w:tcPr>
          <w:p w14:paraId="2DF0FA34" w14:textId="22CE593F" w:rsidR="00112E0D" w:rsidRDefault="00C6513D" w:rsidP="001F0CA7">
            <w:pPr>
              <w:rPr>
                <w:rFonts w:ascii="Times New Roman" w:hAnsi="Times New Roman" w:cs="Times New Roman"/>
                <w:lang w:val="vi-VN"/>
              </w:rPr>
            </w:pPr>
            <w:r>
              <w:rPr>
                <w:rFonts w:ascii="Times New Roman" w:hAnsi="Times New Roman" w:cs="Times New Roman"/>
                <w:lang w:val="vi-VN"/>
              </w:rPr>
              <w:t>R</w:t>
            </w:r>
          </w:p>
        </w:tc>
        <w:tc>
          <w:tcPr>
            <w:tcW w:w="675" w:type="dxa"/>
          </w:tcPr>
          <w:p w14:paraId="6892FE6D" w14:textId="607E8088" w:rsidR="00112E0D" w:rsidRDefault="00F62F41" w:rsidP="001F0CA7">
            <w:pPr>
              <w:rPr>
                <w:rFonts w:ascii="Times New Roman" w:hAnsi="Times New Roman" w:cs="Times New Roman"/>
                <w:lang w:val="vi-VN"/>
              </w:rPr>
            </w:pPr>
            <w:r>
              <w:rPr>
                <w:rFonts w:ascii="Times New Roman" w:hAnsi="Times New Roman" w:cs="Times New Roman"/>
                <w:lang w:val="vi-VN"/>
              </w:rPr>
              <w:t>C,R</w:t>
            </w:r>
          </w:p>
        </w:tc>
        <w:tc>
          <w:tcPr>
            <w:tcW w:w="745" w:type="dxa"/>
          </w:tcPr>
          <w:p w14:paraId="10A70BF4" w14:textId="7015D445" w:rsidR="00112E0D" w:rsidRDefault="00F62F41" w:rsidP="001F0CA7">
            <w:pPr>
              <w:rPr>
                <w:rFonts w:ascii="Times New Roman" w:hAnsi="Times New Roman" w:cs="Times New Roman"/>
                <w:lang w:val="vi-VN"/>
              </w:rPr>
            </w:pPr>
            <w:r>
              <w:rPr>
                <w:rFonts w:ascii="Times New Roman" w:hAnsi="Times New Roman" w:cs="Times New Roman"/>
                <w:lang w:val="vi-VN"/>
              </w:rPr>
              <w:t>R</w:t>
            </w:r>
          </w:p>
        </w:tc>
        <w:tc>
          <w:tcPr>
            <w:tcW w:w="799" w:type="dxa"/>
          </w:tcPr>
          <w:p w14:paraId="2A008112" w14:textId="77777777" w:rsidR="00112E0D" w:rsidRDefault="00112E0D" w:rsidP="001F0CA7">
            <w:pPr>
              <w:rPr>
                <w:rFonts w:ascii="Times New Roman" w:hAnsi="Times New Roman" w:cs="Times New Roman"/>
                <w:lang w:val="vi-VN"/>
              </w:rPr>
            </w:pPr>
          </w:p>
        </w:tc>
        <w:tc>
          <w:tcPr>
            <w:tcW w:w="750" w:type="dxa"/>
          </w:tcPr>
          <w:p w14:paraId="78D3A774" w14:textId="77777777" w:rsidR="00112E0D" w:rsidRDefault="00112E0D" w:rsidP="001F0CA7">
            <w:pPr>
              <w:rPr>
                <w:rFonts w:ascii="Times New Roman" w:hAnsi="Times New Roman" w:cs="Times New Roman"/>
                <w:lang w:val="vi-VN"/>
              </w:rPr>
            </w:pPr>
          </w:p>
        </w:tc>
      </w:tr>
      <w:tr w:rsidR="00112E0D" w14:paraId="00793D6D" w14:textId="658C0D87" w:rsidTr="00FC0F0B">
        <w:trPr>
          <w:trHeight w:val="950"/>
        </w:trPr>
        <w:tc>
          <w:tcPr>
            <w:tcW w:w="919" w:type="dxa"/>
          </w:tcPr>
          <w:p w14:paraId="7E31EA5E" w14:textId="5E4645E3" w:rsidR="00112E0D" w:rsidRDefault="00112E0D" w:rsidP="001F0CA7">
            <w:pPr>
              <w:rPr>
                <w:rFonts w:ascii="Times New Roman" w:hAnsi="Times New Roman" w:cs="Times New Roman"/>
                <w:lang w:val="vi-VN"/>
              </w:rPr>
            </w:pPr>
            <w:r>
              <w:rPr>
                <w:rFonts w:ascii="Times New Roman" w:hAnsi="Times New Roman" w:cs="Times New Roman"/>
                <w:lang w:val="vi-VN"/>
              </w:rPr>
              <w:t>Handling payments</w:t>
            </w:r>
          </w:p>
        </w:tc>
        <w:tc>
          <w:tcPr>
            <w:tcW w:w="807" w:type="dxa"/>
          </w:tcPr>
          <w:p w14:paraId="5BF9114E" w14:textId="107D465E" w:rsidR="00112E0D" w:rsidRDefault="00F62F41" w:rsidP="001F0CA7">
            <w:pPr>
              <w:rPr>
                <w:rFonts w:ascii="Times New Roman" w:hAnsi="Times New Roman" w:cs="Times New Roman"/>
                <w:lang w:val="vi-VN"/>
              </w:rPr>
            </w:pPr>
            <w:r>
              <w:rPr>
                <w:rFonts w:ascii="Times New Roman" w:hAnsi="Times New Roman" w:cs="Times New Roman"/>
                <w:lang w:val="vi-VN"/>
              </w:rPr>
              <w:t>R</w:t>
            </w:r>
          </w:p>
        </w:tc>
        <w:tc>
          <w:tcPr>
            <w:tcW w:w="728" w:type="dxa"/>
          </w:tcPr>
          <w:p w14:paraId="7D19D298" w14:textId="77777777" w:rsidR="00112E0D" w:rsidRDefault="00112E0D" w:rsidP="001F0CA7">
            <w:pPr>
              <w:rPr>
                <w:rFonts w:ascii="Times New Roman" w:hAnsi="Times New Roman" w:cs="Times New Roman"/>
                <w:lang w:val="vi-VN"/>
              </w:rPr>
            </w:pPr>
          </w:p>
        </w:tc>
        <w:tc>
          <w:tcPr>
            <w:tcW w:w="799" w:type="dxa"/>
          </w:tcPr>
          <w:p w14:paraId="62B11BAF" w14:textId="77777777" w:rsidR="00112E0D" w:rsidRDefault="00112E0D" w:rsidP="001F0CA7">
            <w:pPr>
              <w:rPr>
                <w:rFonts w:ascii="Times New Roman" w:hAnsi="Times New Roman" w:cs="Times New Roman"/>
                <w:lang w:val="vi-VN"/>
              </w:rPr>
            </w:pPr>
          </w:p>
        </w:tc>
        <w:tc>
          <w:tcPr>
            <w:tcW w:w="561" w:type="dxa"/>
          </w:tcPr>
          <w:p w14:paraId="3F7FFC30" w14:textId="31013BD2" w:rsidR="00112E0D" w:rsidRDefault="00F62F41" w:rsidP="001F0CA7">
            <w:pPr>
              <w:rPr>
                <w:rFonts w:ascii="Times New Roman" w:hAnsi="Times New Roman" w:cs="Times New Roman"/>
                <w:lang w:val="vi-VN"/>
              </w:rPr>
            </w:pPr>
            <w:r>
              <w:rPr>
                <w:rFonts w:ascii="Times New Roman" w:hAnsi="Times New Roman" w:cs="Times New Roman"/>
                <w:lang w:val="vi-VN"/>
              </w:rPr>
              <w:t>U</w:t>
            </w:r>
          </w:p>
        </w:tc>
        <w:tc>
          <w:tcPr>
            <w:tcW w:w="850" w:type="dxa"/>
          </w:tcPr>
          <w:p w14:paraId="2BFAA1B1" w14:textId="77777777" w:rsidR="00112E0D" w:rsidRDefault="00112E0D" w:rsidP="001F0CA7">
            <w:pPr>
              <w:rPr>
                <w:rFonts w:ascii="Times New Roman" w:hAnsi="Times New Roman" w:cs="Times New Roman"/>
                <w:lang w:val="vi-VN"/>
              </w:rPr>
            </w:pPr>
          </w:p>
        </w:tc>
        <w:tc>
          <w:tcPr>
            <w:tcW w:w="666" w:type="dxa"/>
          </w:tcPr>
          <w:p w14:paraId="4919DE7D" w14:textId="4DE84A50" w:rsidR="00112E0D" w:rsidRDefault="001F170F" w:rsidP="001F0CA7">
            <w:pPr>
              <w:rPr>
                <w:rFonts w:ascii="Times New Roman" w:hAnsi="Times New Roman" w:cs="Times New Roman"/>
                <w:lang w:val="vi-VN"/>
              </w:rPr>
            </w:pPr>
            <w:r>
              <w:rPr>
                <w:rFonts w:ascii="Times New Roman" w:hAnsi="Times New Roman" w:cs="Times New Roman"/>
                <w:lang w:val="vi-VN"/>
              </w:rPr>
              <w:t>U</w:t>
            </w:r>
          </w:p>
        </w:tc>
        <w:tc>
          <w:tcPr>
            <w:tcW w:w="675" w:type="dxa"/>
          </w:tcPr>
          <w:p w14:paraId="26603B87" w14:textId="6377AEDC" w:rsidR="00112E0D" w:rsidRDefault="001F170F" w:rsidP="001F0CA7">
            <w:pPr>
              <w:rPr>
                <w:rFonts w:ascii="Times New Roman" w:hAnsi="Times New Roman" w:cs="Times New Roman"/>
                <w:lang w:val="vi-VN"/>
              </w:rPr>
            </w:pPr>
            <w:r>
              <w:rPr>
                <w:rFonts w:ascii="Times New Roman" w:hAnsi="Times New Roman" w:cs="Times New Roman"/>
                <w:lang w:val="vi-VN"/>
              </w:rPr>
              <w:t>R</w:t>
            </w:r>
          </w:p>
        </w:tc>
        <w:tc>
          <w:tcPr>
            <w:tcW w:w="745" w:type="dxa"/>
          </w:tcPr>
          <w:p w14:paraId="682D7776" w14:textId="4F2FFD95" w:rsidR="00112E0D" w:rsidRDefault="001F170F" w:rsidP="001F0CA7">
            <w:pPr>
              <w:rPr>
                <w:rFonts w:ascii="Times New Roman" w:hAnsi="Times New Roman" w:cs="Times New Roman"/>
                <w:lang w:val="vi-VN"/>
              </w:rPr>
            </w:pPr>
            <w:r>
              <w:rPr>
                <w:rFonts w:ascii="Times New Roman" w:hAnsi="Times New Roman" w:cs="Times New Roman"/>
                <w:lang w:val="vi-VN"/>
              </w:rPr>
              <w:t>C,R</w:t>
            </w:r>
          </w:p>
        </w:tc>
        <w:tc>
          <w:tcPr>
            <w:tcW w:w="799" w:type="dxa"/>
          </w:tcPr>
          <w:p w14:paraId="4DF6A29B" w14:textId="77777777" w:rsidR="00112E0D" w:rsidRDefault="00112E0D" w:rsidP="001F0CA7">
            <w:pPr>
              <w:rPr>
                <w:rFonts w:ascii="Times New Roman" w:hAnsi="Times New Roman" w:cs="Times New Roman"/>
                <w:lang w:val="vi-VN"/>
              </w:rPr>
            </w:pPr>
          </w:p>
        </w:tc>
        <w:tc>
          <w:tcPr>
            <w:tcW w:w="750" w:type="dxa"/>
          </w:tcPr>
          <w:p w14:paraId="48EFCF4E" w14:textId="77777777" w:rsidR="00112E0D" w:rsidRDefault="00112E0D" w:rsidP="001F0CA7">
            <w:pPr>
              <w:rPr>
                <w:rFonts w:ascii="Times New Roman" w:hAnsi="Times New Roman" w:cs="Times New Roman"/>
                <w:lang w:val="vi-VN"/>
              </w:rPr>
            </w:pPr>
          </w:p>
        </w:tc>
      </w:tr>
      <w:tr w:rsidR="00112E0D" w14:paraId="652DEC5E" w14:textId="23A4C4DE" w:rsidTr="00FC0F0B">
        <w:trPr>
          <w:trHeight w:val="719"/>
        </w:trPr>
        <w:tc>
          <w:tcPr>
            <w:tcW w:w="919" w:type="dxa"/>
          </w:tcPr>
          <w:p w14:paraId="4636342C" w14:textId="45C5ECEF" w:rsidR="00112E0D" w:rsidRDefault="00112E0D" w:rsidP="001F0CA7">
            <w:pPr>
              <w:rPr>
                <w:rFonts w:ascii="Times New Roman" w:hAnsi="Times New Roman" w:cs="Times New Roman"/>
                <w:lang w:val="vi-VN"/>
              </w:rPr>
            </w:pPr>
            <w:r>
              <w:rPr>
                <w:rFonts w:ascii="Times New Roman" w:hAnsi="Times New Roman" w:cs="Times New Roman"/>
                <w:lang w:val="vi-VN"/>
              </w:rPr>
              <w:t>Managing goods</w:t>
            </w:r>
          </w:p>
        </w:tc>
        <w:tc>
          <w:tcPr>
            <w:tcW w:w="807" w:type="dxa"/>
          </w:tcPr>
          <w:p w14:paraId="287C50F5" w14:textId="77777777" w:rsidR="00112E0D" w:rsidRDefault="00112E0D" w:rsidP="001F0CA7">
            <w:pPr>
              <w:rPr>
                <w:rFonts w:ascii="Times New Roman" w:hAnsi="Times New Roman" w:cs="Times New Roman"/>
                <w:lang w:val="vi-VN"/>
              </w:rPr>
            </w:pPr>
          </w:p>
        </w:tc>
        <w:tc>
          <w:tcPr>
            <w:tcW w:w="728" w:type="dxa"/>
          </w:tcPr>
          <w:p w14:paraId="443A8532" w14:textId="77777777" w:rsidR="00112E0D" w:rsidRDefault="00112E0D" w:rsidP="001F0CA7">
            <w:pPr>
              <w:rPr>
                <w:rFonts w:ascii="Times New Roman" w:hAnsi="Times New Roman" w:cs="Times New Roman"/>
                <w:lang w:val="vi-VN"/>
              </w:rPr>
            </w:pPr>
          </w:p>
        </w:tc>
        <w:tc>
          <w:tcPr>
            <w:tcW w:w="799" w:type="dxa"/>
          </w:tcPr>
          <w:p w14:paraId="14149FDD" w14:textId="77777777" w:rsidR="00112E0D" w:rsidRDefault="00112E0D" w:rsidP="001F0CA7">
            <w:pPr>
              <w:rPr>
                <w:rFonts w:ascii="Times New Roman" w:hAnsi="Times New Roman" w:cs="Times New Roman"/>
                <w:lang w:val="vi-VN"/>
              </w:rPr>
            </w:pPr>
          </w:p>
        </w:tc>
        <w:tc>
          <w:tcPr>
            <w:tcW w:w="561" w:type="dxa"/>
          </w:tcPr>
          <w:p w14:paraId="7645ACCF" w14:textId="77777777" w:rsidR="00112E0D" w:rsidRDefault="00112E0D" w:rsidP="001F0CA7">
            <w:pPr>
              <w:rPr>
                <w:rFonts w:ascii="Times New Roman" w:hAnsi="Times New Roman" w:cs="Times New Roman"/>
                <w:lang w:val="vi-VN"/>
              </w:rPr>
            </w:pPr>
          </w:p>
        </w:tc>
        <w:tc>
          <w:tcPr>
            <w:tcW w:w="850" w:type="dxa"/>
          </w:tcPr>
          <w:p w14:paraId="6A0384FF" w14:textId="77777777" w:rsidR="00112E0D" w:rsidRDefault="00112E0D" w:rsidP="001F0CA7">
            <w:pPr>
              <w:rPr>
                <w:rFonts w:ascii="Times New Roman" w:hAnsi="Times New Roman" w:cs="Times New Roman"/>
                <w:lang w:val="vi-VN"/>
              </w:rPr>
            </w:pPr>
          </w:p>
        </w:tc>
        <w:tc>
          <w:tcPr>
            <w:tcW w:w="666" w:type="dxa"/>
          </w:tcPr>
          <w:p w14:paraId="241217F6" w14:textId="77777777" w:rsidR="00112E0D" w:rsidRDefault="00112E0D" w:rsidP="001F0CA7">
            <w:pPr>
              <w:rPr>
                <w:rFonts w:ascii="Times New Roman" w:hAnsi="Times New Roman" w:cs="Times New Roman"/>
                <w:lang w:val="vi-VN"/>
              </w:rPr>
            </w:pPr>
          </w:p>
        </w:tc>
        <w:tc>
          <w:tcPr>
            <w:tcW w:w="675" w:type="dxa"/>
          </w:tcPr>
          <w:p w14:paraId="79ED58F5" w14:textId="77777777" w:rsidR="00112E0D" w:rsidRDefault="00112E0D" w:rsidP="001F0CA7">
            <w:pPr>
              <w:rPr>
                <w:rFonts w:ascii="Times New Roman" w:hAnsi="Times New Roman" w:cs="Times New Roman"/>
                <w:lang w:val="vi-VN"/>
              </w:rPr>
            </w:pPr>
          </w:p>
        </w:tc>
        <w:tc>
          <w:tcPr>
            <w:tcW w:w="745" w:type="dxa"/>
          </w:tcPr>
          <w:p w14:paraId="30D78DD0" w14:textId="77777777" w:rsidR="00112E0D" w:rsidRDefault="00112E0D" w:rsidP="001F0CA7">
            <w:pPr>
              <w:rPr>
                <w:rFonts w:ascii="Times New Roman" w:hAnsi="Times New Roman" w:cs="Times New Roman"/>
                <w:lang w:val="vi-VN"/>
              </w:rPr>
            </w:pPr>
          </w:p>
        </w:tc>
        <w:tc>
          <w:tcPr>
            <w:tcW w:w="799" w:type="dxa"/>
          </w:tcPr>
          <w:p w14:paraId="00829A19" w14:textId="77777777" w:rsidR="00112E0D" w:rsidRDefault="00112E0D" w:rsidP="001F0CA7">
            <w:pPr>
              <w:rPr>
                <w:rFonts w:ascii="Times New Roman" w:hAnsi="Times New Roman" w:cs="Times New Roman"/>
                <w:lang w:val="vi-VN"/>
              </w:rPr>
            </w:pPr>
          </w:p>
        </w:tc>
        <w:tc>
          <w:tcPr>
            <w:tcW w:w="750" w:type="dxa"/>
          </w:tcPr>
          <w:p w14:paraId="03214E38" w14:textId="698CD803" w:rsidR="00112E0D" w:rsidRDefault="00A40FE3" w:rsidP="001F0CA7">
            <w:pPr>
              <w:rPr>
                <w:rFonts w:ascii="Times New Roman" w:hAnsi="Times New Roman" w:cs="Times New Roman"/>
                <w:lang w:val="vi-VN"/>
              </w:rPr>
            </w:pPr>
            <w:r>
              <w:rPr>
                <w:rFonts w:ascii="Times New Roman" w:hAnsi="Times New Roman" w:cs="Times New Roman"/>
                <w:lang w:val="vi-VN"/>
              </w:rPr>
              <w:t>C,R,U,D</w:t>
            </w:r>
          </w:p>
        </w:tc>
      </w:tr>
      <w:tr w:rsidR="00112E0D" w14:paraId="1F8C9FDB" w14:textId="0B4EBB7E" w:rsidTr="00FC0F0B">
        <w:trPr>
          <w:trHeight w:val="461"/>
        </w:trPr>
        <w:tc>
          <w:tcPr>
            <w:tcW w:w="919" w:type="dxa"/>
          </w:tcPr>
          <w:p w14:paraId="2DD1AE3D" w14:textId="5247589F" w:rsidR="00112E0D" w:rsidRDefault="00112E0D" w:rsidP="001F0CA7">
            <w:pPr>
              <w:rPr>
                <w:rFonts w:ascii="Times New Roman" w:hAnsi="Times New Roman" w:cs="Times New Roman"/>
                <w:lang w:val="vi-VN"/>
              </w:rPr>
            </w:pPr>
            <w:r>
              <w:rPr>
                <w:rFonts w:ascii="Times New Roman" w:hAnsi="Times New Roman" w:cs="Times New Roman"/>
                <w:lang w:val="vi-VN"/>
              </w:rPr>
              <w:t>Shipment</w:t>
            </w:r>
          </w:p>
        </w:tc>
        <w:tc>
          <w:tcPr>
            <w:tcW w:w="807" w:type="dxa"/>
          </w:tcPr>
          <w:p w14:paraId="601616B3" w14:textId="53257786" w:rsidR="00112E0D" w:rsidRDefault="00797492" w:rsidP="001F0CA7">
            <w:pPr>
              <w:rPr>
                <w:rFonts w:ascii="Times New Roman" w:hAnsi="Times New Roman" w:cs="Times New Roman"/>
                <w:lang w:val="vi-VN"/>
              </w:rPr>
            </w:pPr>
            <w:r>
              <w:rPr>
                <w:rFonts w:ascii="Times New Roman" w:hAnsi="Times New Roman" w:cs="Times New Roman"/>
                <w:lang w:val="vi-VN"/>
              </w:rPr>
              <w:t>R</w:t>
            </w:r>
          </w:p>
        </w:tc>
        <w:tc>
          <w:tcPr>
            <w:tcW w:w="728" w:type="dxa"/>
          </w:tcPr>
          <w:p w14:paraId="4A71C83D" w14:textId="77777777" w:rsidR="00112E0D" w:rsidRDefault="00112E0D" w:rsidP="001F0CA7">
            <w:pPr>
              <w:rPr>
                <w:rFonts w:ascii="Times New Roman" w:hAnsi="Times New Roman" w:cs="Times New Roman"/>
                <w:lang w:val="vi-VN"/>
              </w:rPr>
            </w:pPr>
          </w:p>
        </w:tc>
        <w:tc>
          <w:tcPr>
            <w:tcW w:w="799" w:type="dxa"/>
          </w:tcPr>
          <w:p w14:paraId="0A1BA5A1" w14:textId="77777777" w:rsidR="00112E0D" w:rsidRDefault="00112E0D" w:rsidP="001F0CA7">
            <w:pPr>
              <w:rPr>
                <w:rFonts w:ascii="Times New Roman" w:hAnsi="Times New Roman" w:cs="Times New Roman"/>
                <w:lang w:val="vi-VN"/>
              </w:rPr>
            </w:pPr>
          </w:p>
        </w:tc>
        <w:tc>
          <w:tcPr>
            <w:tcW w:w="561" w:type="dxa"/>
          </w:tcPr>
          <w:p w14:paraId="61ADC051" w14:textId="41C1B294" w:rsidR="00112E0D" w:rsidRDefault="00D9301B" w:rsidP="001F0CA7">
            <w:pPr>
              <w:rPr>
                <w:rFonts w:ascii="Times New Roman" w:hAnsi="Times New Roman" w:cs="Times New Roman"/>
                <w:lang w:val="vi-VN"/>
              </w:rPr>
            </w:pPr>
            <w:r>
              <w:rPr>
                <w:rFonts w:ascii="Times New Roman" w:hAnsi="Times New Roman" w:cs="Times New Roman"/>
                <w:lang w:val="vi-VN"/>
              </w:rPr>
              <w:t>U</w:t>
            </w:r>
          </w:p>
        </w:tc>
        <w:tc>
          <w:tcPr>
            <w:tcW w:w="850" w:type="dxa"/>
          </w:tcPr>
          <w:p w14:paraId="61B7D16B" w14:textId="77777777" w:rsidR="00112E0D" w:rsidRDefault="00112E0D" w:rsidP="001F0CA7">
            <w:pPr>
              <w:rPr>
                <w:rFonts w:ascii="Times New Roman" w:hAnsi="Times New Roman" w:cs="Times New Roman"/>
                <w:lang w:val="vi-VN"/>
              </w:rPr>
            </w:pPr>
          </w:p>
        </w:tc>
        <w:tc>
          <w:tcPr>
            <w:tcW w:w="666" w:type="dxa"/>
          </w:tcPr>
          <w:p w14:paraId="63E9E896" w14:textId="3EECA11F" w:rsidR="00112E0D" w:rsidRDefault="00D9301B" w:rsidP="001F0CA7">
            <w:pPr>
              <w:rPr>
                <w:rFonts w:ascii="Times New Roman" w:hAnsi="Times New Roman" w:cs="Times New Roman"/>
                <w:lang w:val="vi-VN"/>
              </w:rPr>
            </w:pPr>
            <w:r>
              <w:rPr>
                <w:rFonts w:ascii="Times New Roman" w:hAnsi="Times New Roman" w:cs="Times New Roman"/>
                <w:lang w:val="vi-VN"/>
              </w:rPr>
              <w:t>R</w:t>
            </w:r>
          </w:p>
        </w:tc>
        <w:tc>
          <w:tcPr>
            <w:tcW w:w="675" w:type="dxa"/>
          </w:tcPr>
          <w:p w14:paraId="494F6467" w14:textId="16EDF56F" w:rsidR="00112E0D" w:rsidRDefault="00D9301B" w:rsidP="001F0CA7">
            <w:pPr>
              <w:rPr>
                <w:rFonts w:ascii="Times New Roman" w:hAnsi="Times New Roman" w:cs="Times New Roman"/>
                <w:lang w:val="vi-VN"/>
              </w:rPr>
            </w:pPr>
            <w:r>
              <w:rPr>
                <w:rFonts w:ascii="Times New Roman" w:hAnsi="Times New Roman" w:cs="Times New Roman"/>
                <w:lang w:val="vi-VN"/>
              </w:rPr>
              <w:t>R</w:t>
            </w:r>
          </w:p>
        </w:tc>
        <w:tc>
          <w:tcPr>
            <w:tcW w:w="745" w:type="dxa"/>
          </w:tcPr>
          <w:p w14:paraId="66177D74" w14:textId="77777777" w:rsidR="00112E0D" w:rsidRDefault="00112E0D" w:rsidP="001F0CA7">
            <w:pPr>
              <w:rPr>
                <w:rFonts w:ascii="Times New Roman" w:hAnsi="Times New Roman" w:cs="Times New Roman"/>
                <w:lang w:val="vi-VN"/>
              </w:rPr>
            </w:pPr>
          </w:p>
        </w:tc>
        <w:tc>
          <w:tcPr>
            <w:tcW w:w="799" w:type="dxa"/>
          </w:tcPr>
          <w:p w14:paraId="054635F0" w14:textId="6272EF51" w:rsidR="00112E0D" w:rsidRDefault="00B55B29" w:rsidP="001F0CA7">
            <w:pPr>
              <w:rPr>
                <w:rFonts w:ascii="Times New Roman" w:hAnsi="Times New Roman" w:cs="Times New Roman"/>
                <w:lang w:val="vi-VN"/>
              </w:rPr>
            </w:pPr>
            <w:r>
              <w:rPr>
                <w:rFonts w:ascii="Times New Roman" w:hAnsi="Times New Roman" w:cs="Times New Roman"/>
                <w:lang w:val="vi-VN"/>
              </w:rPr>
              <w:t>C</w:t>
            </w:r>
          </w:p>
        </w:tc>
        <w:tc>
          <w:tcPr>
            <w:tcW w:w="750" w:type="dxa"/>
          </w:tcPr>
          <w:p w14:paraId="667B7603" w14:textId="38A83FC2" w:rsidR="00112E0D" w:rsidRDefault="00A40FE3" w:rsidP="001F0CA7">
            <w:pPr>
              <w:rPr>
                <w:rFonts w:ascii="Times New Roman" w:hAnsi="Times New Roman" w:cs="Times New Roman"/>
                <w:lang w:val="vi-VN"/>
              </w:rPr>
            </w:pPr>
            <w:r>
              <w:rPr>
                <w:rFonts w:ascii="Times New Roman" w:hAnsi="Times New Roman" w:cs="Times New Roman"/>
                <w:lang w:val="vi-VN"/>
              </w:rPr>
              <w:t>R</w:t>
            </w:r>
          </w:p>
        </w:tc>
      </w:tr>
    </w:tbl>
    <w:p w14:paraId="7DEA5E6C" w14:textId="77777777" w:rsidR="00FF20D4" w:rsidRPr="00FF20D4" w:rsidRDefault="00FF20D4" w:rsidP="001F0CA7">
      <w:pPr>
        <w:rPr>
          <w:rFonts w:ascii="Times New Roman" w:hAnsi="Times New Roman" w:cs="Times New Roman"/>
          <w:lang w:val="vi-VN"/>
        </w:rPr>
      </w:pPr>
    </w:p>
    <w:p w14:paraId="0C8C882E" w14:textId="77777777" w:rsidR="00C1568D" w:rsidRDefault="00C1568D" w:rsidP="00C1568D"/>
    <w:p w14:paraId="6F4CC2E8" w14:textId="77777777" w:rsidR="00C1568D" w:rsidRPr="00C1568D" w:rsidRDefault="00C1568D" w:rsidP="00C1568D"/>
    <w:p w14:paraId="516E64D3" w14:textId="1EB7F073" w:rsidR="00983572" w:rsidRDefault="00B346D5" w:rsidP="00C1568D">
      <w:pPr>
        <w:pStyle w:val="Heading1"/>
        <w:numPr>
          <w:ilvl w:val="0"/>
          <w:numId w:val="1"/>
        </w:numPr>
        <w:rPr>
          <w:rFonts w:ascii="Times New Roman" w:hAnsi="Times New Roman" w:cs="Times New Roman"/>
          <w:color w:val="auto"/>
          <w:sz w:val="48"/>
          <w:szCs w:val="48"/>
        </w:rPr>
      </w:pPr>
      <w:bookmarkStart w:id="45" w:name="_Toc208537326"/>
      <w:r w:rsidRPr="00B346D5">
        <w:rPr>
          <w:rFonts w:ascii="Times New Roman" w:hAnsi="Times New Roman" w:cs="Times New Roman"/>
          <w:color w:val="auto"/>
          <w:sz w:val="48"/>
          <w:szCs w:val="48"/>
        </w:rPr>
        <w:lastRenderedPageBreak/>
        <w:t>Possible Solutions</w:t>
      </w:r>
      <w:bookmarkEnd w:id="45"/>
    </w:p>
    <w:p w14:paraId="41BB03BC" w14:textId="26120475" w:rsidR="00B346D5" w:rsidRPr="00B346D5" w:rsidRDefault="00B346D5" w:rsidP="0019180E">
      <w:pPr>
        <w:pStyle w:val="Heading2"/>
      </w:pPr>
    </w:p>
    <w:p w14:paraId="213B7C91" w14:textId="77777777" w:rsidR="00983572" w:rsidRDefault="00983572">
      <w:pPr>
        <w:rPr>
          <w:rFonts w:ascii="Times New Roman" w:hAnsi="Times New Roman" w:cs="Times New Roman"/>
        </w:rPr>
      </w:pPr>
    </w:p>
    <w:p w14:paraId="1AE967AB" w14:textId="77777777" w:rsidR="00983572" w:rsidRDefault="00983572">
      <w:pPr>
        <w:rPr>
          <w:rFonts w:ascii="Times New Roman" w:hAnsi="Times New Roman" w:cs="Times New Roman"/>
        </w:rPr>
      </w:pPr>
    </w:p>
    <w:p w14:paraId="17F064E6" w14:textId="77777777" w:rsidR="003C23B1" w:rsidRDefault="00983572" w:rsidP="00925225">
      <w:pPr>
        <w:jc w:val="center"/>
        <w:rPr>
          <w:rFonts w:ascii="Times New Roman" w:hAnsi="Times New Roman" w:cs="Times New Roman"/>
          <w:color w:val="EE0000"/>
          <w:sz w:val="32"/>
          <w:szCs w:val="32"/>
        </w:rPr>
      </w:pPr>
      <w:r w:rsidRPr="00983572">
        <w:rPr>
          <w:rFonts w:ascii="Times New Roman" w:hAnsi="Times New Roman" w:cs="Times New Roman"/>
          <w:color w:val="EE0000"/>
          <w:sz w:val="32"/>
          <w:szCs w:val="32"/>
        </w:rPr>
        <w:t xml:space="preserve">---- </w:t>
      </w:r>
      <w:r w:rsidRPr="00983572">
        <w:rPr>
          <w:rFonts w:ascii="Times New Roman" w:hAnsi="Times New Roman" w:cs="Times New Roman"/>
          <w:color w:val="EE0000"/>
          <w:sz w:val="32"/>
          <w:szCs w:val="32"/>
          <w:lang w:val="vi-VN"/>
        </w:rPr>
        <w:t>Từ đây trở xuống là nháp ---</w:t>
      </w:r>
    </w:p>
    <w:p w14:paraId="354FAAC3" w14:textId="1A62C096" w:rsidR="00ED5C64" w:rsidRPr="00ED5C64" w:rsidRDefault="00ED5C64" w:rsidP="00BD0834">
      <w:pPr>
        <w:spacing w:line="300" w:lineRule="auto"/>
        <w:jc w:val="both"/>
        <w:rPr>
          <w:rFonts w:ascii="Times New Roman" w:hAnsi="Times New Roman" w:cs="Times New Roman"/>
          <w:bCs/>
          <w:sz w:val="32"/>
          <w:szCs w:val="32"/>
        </w:rPr>
      </w:pPr>
    </w:p>
    <w:p w14:paraId="02E218DA" w14:textId="77777777" w:rsidR="006627B4" w:rsidRPr="000F121B" w:rsidRDefault="006627B4" w:rsidP="006627B4">
      <w:pPr>
        <w:spacing w:line="300" w:lineRule="auto"/>
        <w:jc w:val="both"/>
        <w:rPr>
          <w:rFonts w:ascii="Times New Roman" w:hAnsi="Times New Roman" w:cs="Times New Roman"/>
          <w:b/>
          <w:sz w:val="28"/>
          <w:szCs w:val="28"/>
          <w:lang w:val="vi-VN"/>
        </w:rPr>
      </w:pPr>
    </w:p>
    <w:p w14:paraId="502F7E30" w14:textId="13A9E449" w:rsidR="005953C9" w:rsidRPr="000F121B" w:rsidRDefault="005953C9" w:rsidP="005953C9">
      <w:pPr>
        <w:spacing w:line="300" w:lineRule="auto"/>
        <w:jc w:val="both"/>
        <w:rPr>
          <w:rFonts w:ascii="Times New Roman" w:hAnsi="Times New Roman" w:cs="Times New Roman"/>
          <w:b/>
          <w:sz w:val="28"/>
          <w:szCs w:val="28"/>
          <w:lang w:val="vi-VN"/>
        </w:rPr>
      </w:pPr>
    </w:p>
    <w:p w14:paraId="6B95F80F" w14:textId="6C610F89" w:rsidR="00BE6D55" w:rsidRPr="000F121B" w:rsidRDefault="00BE6D55" w:rsidP="09D57A5C">
      <w:pPr>
        <w:spacing w:line="300" w:lineRule="auto"/>
        <w:rPr>
          <w:rFonts w:ascii="Times New Roman" w:hAnsi="Times New Roman" w:cs="Times New Roman"/>
        </w:rPr>
      </w:pPr>
    </w:p>
    <w:p w14:paraId="585E33D8" w14:textId="40DCB24A" w:rsidR="00BE6D55" w:rsidRPr="000F121B" w:rsidRDefault="00BE6D55" w:rsidP="00BE6D55">
      <w:pPr>
        <w:spacing w:line="300" w:lineRule="auto"/>
        <w:jc w:val="both"/>
        <w:rPr>
          <w:rFonts w:ascii="Times New Roman" w:hAnsi="Times New Roman" w:cs="Times New Roman"/>
          <w:b/>
          <w:sz w:val="28"/>
          <w:szCs w:val="28"/>
          <w:lang w:val="vi-VN"/>
        </w:rPr>
      </w:pPr>
    </w:p>
    <w:p w14:paraId="541E9C55" w14:textId="21491E40" w:rsidR="00934256" w:rsidRPr="000F121B" w:rsidRDefault="00351122" w:rsidP="00781BC6">
      <w:pPr>
        <w:spacing w:line="300" w:lineRule="auto"/>
        <w:rPr>
          <w:rFonts w:ascii="Times New Roman" w:hAnsi="Times New Roman" w:cs="Times New Roman"/>
          <w:sz w:val="28"/>
          <w:szCs w:val="28"/>
        </w:rPr>
      </w:pPr>
      <w:r w:rsidRPr="000F121B">
        <w:rPr>
          <w:rFonts w:ascii="Times New Roman" w:hAnsi="Times New Roman" w:cs="Times New Roman"/>
          <w:sz w:val="28"/>
          <w:szCs w:val="28"/>
        </w:rPr>
        <w:t xml:space="preserve"> </w:t>
      </w:r>
    </w:p>
    <w:sectPr w:rsidR="00934256" w:rsidRPr="000F121B" w:rsidSect="00172593">
      <w:pgSz w:w="12240" w:h="2016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111FE" w14:textId="77777777" w:rsidR="006648A0" w:rsidRDefault="006648A0" w:rsidP="001A1C86">
      <w:pPr>
        <w:spacing w:after="0" w:line="240" w:lineRule="auto"/>
      </w:pPr>
      <w:r>
        <w:separator/>
      </w:r>
    </w:p>
  </w:endnote>
  <w:endnote w:type="continuationSeparator" w:id="0">
    <w:p w14:paraId="517E05AB" w14:textId="77777777" w:rsidR="006648A0" w:rsidRDefault="006648A0" w:rsidP="001A1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E284F" w14:textId="77777777" w:rsidR="000B597A" w:rsidRDefault="000B597A">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0DB2B01" w14:textId="77777777" w:rsidR="00ED0380" w:rsidRDefault="00ED03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BAEE3" w14:textId="77777777" w:rsidR="006648A0" w:rsidRDefault="006648A0" w:rsidP="001A1C86">
      <w:pPr>
        <w:spacing w:after="0" w:line="240" w:lineRule="auto"/>
      </w:pPr>
      <w:r>
        <w:separator/>
      </w:r>
    </w:p>
  </w:footnote>
  <w:footnote w:type="continuationSeparator" w:id="0">
    <w:p w14:paraId="091986D8" w14:textId="77777777" w:rsidR="006648A0" w:rsidRDefault="006648A0" w:rsidP="001A1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D011A" w14:textId="0F26A676" w:rsidR="0092651D" w:rsidRDefault="00DC1EC1">
    <w:pPr>
      <w:pStyle w:val="Header"/>
    </w:pPr>
    <w:r>
      <w:t>SWE30003</w:t>
    </w:r>
    <w:r>
      <w:ptab w:relativeTo="margin" w:alignment="center" w:leader="none"/>
    </w:r>
    <w:r w:rsidR="0092651D">
      <w:t>Assignment 1</w:t>
    </w:r>
    <w:r>
      <w:ptab w:relativeTo="margin" w:alignment="right" w:leader="none"/>
    </w:r>
    <w:r w:rsidR="00E64230">
      <w:t xml:space="preserve">Group 6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47DA4"/>
    <w:multiLevelType w:val="hybridMultilevel"/>
    <w:tmpl w:val="8432DC26"/>
    <w:lvl w:ilvl="0" w:tplc="FFE8FC1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49D9"/>
    <w:multiLevelType w:val="hybridMultilevel"/>
    <w:tmpl w:val="33B89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15E6C"/>
    <w:multiLevelType w:val="hybridMultilevel"/>
    <w:tmpl w:val="AC4A1888"/>
    <w:lvl w:ilvl="0" w:tplc="2A94EB80">
      <w:start w:val="1"/>
      <w:numFmt w:val="decimal"/>
      <w:lvlText w:val="%1a."/>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F618B6"/>
    <w:multiLevelType w:val="hybridMultilevel"/>
    <w:tmpl w:val="A2041EA2"/>
    <w:lvl w:ilvl="0" w:tplc="7AEE72FA">
      <w:start w:val="3"/>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9053479"/>
    <w:multiLevelType w:val="multilevel"/>
    <w:tmpl w:val="CB0E80E8"/>
    <w:styleLink w:val="CurrentList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36475B"/>
    <w:multiLevelType w:val="hybridMultilevel"/>
    <w:tmpl w:val="66F4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16CCE"/>
    <w:multiLevelType w:val="hybridMultilevel"/>
    <w:tmpl w:val="E020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24C5D"/>
    <w:multiLevelType w:val="hybridMultilevel"/>
    <w:tmpl w:val="8468F6E8"/>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070A63"/>
    <w:multiLevelType w:val="hybridMultilevel"/>
    <w:tmpl w:val="4CD86590"/>
    <w:styleLink w:val="CurrentList7"/>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662E61"/>
    <w:multiLevelType w:val="hybridMultilevel"/>
    <w:tmpl w:val="E3E09966"/>
    <w:styleLink w:val="CurrentList30"/>
    <w:lvl w:ilvl="0" w:tplc="BB5663BC">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6F17F3"/>
    <w:multiLevelType w:val="hybridMultilevel"/>
    <w:tmpl w:val="F928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115BCA"/>
    <w:multiLevelType w:val="hybridMultilevel"/>
    <w:tmpl w:val="481A8DDA"/>
    <w:lvl w:ilvl="0" w:tplc="FFE8FC1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55ED3"/>
    <w:multiLevelType w:val="hybridMultilevel"/>
    <w:tmpl w:val="13169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965476"/>
    <w:multiLevelType w:val="hybridMultilevel"/>
    <w:tmpl w:val="683A03F0"/>
    <w:lvl w:ilvl="0" w:tplc="C43225D2">
      <w:start w:val="3"/>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9D6BC4"/>
    <w:multiLevelType w:val="hybridMultilevel"/>
    <w:tmpl w:val="32E854D6"/>
    <w:lvl w:ilvl="0" w:tplc="FFE8FC1C">
      <w:start w:val="3"/>
      <w:numFmt w:val="bullet"/>
      <w:lvlText w:val=""/>
      <w:lvlJc w:val="left"/>
      <w:pPr>
        <w:ind w:left="360" w:hanging="360"/>
      </w:pPr>
      <w:rPr>
        <w:rFonts w:ascii="Symbol" w:eastAsiaTheme="minorHAnsi" w:hAnsi="Symbol" w:cstheme="minorBidi"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18D85CFB"/>
    <w:multiLevelType w:val="hybridMultilevel"/>
    <w:tmpl w:val="8C540B62"/>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515EC"/>
    <w:multiLevelType w:val="hybridMultilevel"/>
    <w:tmpl w:val="C574713A"/>
    <w:styleLink w:val="CurrentList31"/>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A5B3807"/>
    <w:multiLevelType w:val="multilevel"/>
    <w:tmpl w:val="6D0C06C0"/>
    <w:styleLink w:val="CurrentList1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AC93740"/>
    <w:multiLevelType w:val="hybridMultilevel"/>
    <w:tmpl w:val="A912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8211F4"/>
    <w:multiLevelType w:val="multilevel"/>
    <w:tmpl w:val="3D28AF94"/>
    <w:styleLink w:val="CurrentList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1E8B7523"/>
    <w:multiLevelType w:val="multilevel"/>
    <w:tmpl w:val="B53EA870"/>
    <w:styleLink w:val="CurrentList2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1E986E30"/>
    <w:multiLevelType w:val="hybridMultilevel"/>
    <w:tmpl w:val="65D07A22"/>
    <w:styleLink w:val="CurrentList13"/>
    <w:lvl w:ilvl="0" w:tplc="D03AF4C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FE12785"/>
    <w:multiLevelType w:val="hybridMultilevel"/>
    <w:tmpl w:val="B31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FB4EAD"/>
    <w:multiLevelType w:val="hybridMultilevel"/>
    <w:tmpl w:val="3ABED3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A7D3E9D"/>
    <w:multiLevelType w:val="hybridMultilevel"/>
    <w:tmpl w:val="D61A623C"/>
    <w:lvl w:ilvl="0" w:tplc="13DEA6C6">
      <w:start w:val="1"/>
      <w:numFmt w:val="decimal"/>
      <w:lvlText w:val="%1."/>
      <w:lvlJc w:val="left"/>
      <w:pPr>
        <w:ind w:left="720" w:hanging="360"/>
      </w:pPr>
      <w:rPr>
        <w:rFonts w:ascii="Times New Roman" w:hAnsi="Times New Roman" w:cs="Times New Roman" w:hint="default"/>
        <w:color w:val="000000"/>
        <w:sz w:val="27"/>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BD54BC5"/>
    <w:multiLevelType w:val="multilevel"/>
    <w:tmpl w:val="FDFC6CD4"/>
    <w:styleLink w:val="CurrentList20"/>
    <w:lvl w:ilvl="0">
      <w:start w:val="1"/>
      <w:numFmt w:val="none"/>
      <w:lvlText w:val="%13a."/>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E0D6927"/>
    <w:multiLevelType w:val="multilevel"/>
    <w:tmpl w:val="AB62386E"/>
    <w:styleLink w:val="CurrentList4"/>
    <w:lvl w:ilvl="0">
      <w:start w:val="1"/>
      <w:numFmt w:val="decimal"/>
      <w:lvlText w:val="%1a."/>
      <w:lvlJc w:val="left"/>
      <w:pPr>
        <w:ind w:left="360" w:hanging="360"/>
      </w:pPr>
      <w:rPr>
        <w:rFonts w:hint="default"/>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F2D1814"/>
    <w:multiLevelType w:val="hybridMultilevel"/>
    <w:tmpl w:val="CA52333C"/>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032ECC"/>
    <w:multiLevelType w:val="hybridMultilevel"/>
    <w:tmpl w:val="F6C4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C1EFA"/>
    <w:multiLevelType w:val="multilevel"/>
    <w:tmpl w:val="2F6ED7EC"/>
    <w:styleLink w:val="CurrentList23"/>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17231D2"/>
    <w:multiLevelType w:val="hybridMultilevel"/>
    <w:tmpl w:val="E1E6CDFC"/>
    <w:styleLink w:val="CurrentList18"/>
    <w:lvl w:ilvl="0" w:tplc="57360E60">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ED0E69"/>
    <w:multiLevelType w:val="hybridMultilevel"/>
    <w:tmpl w:val="B53EA870"/>
    <w:lvl w:ilvl="0" w:tplc="D03AF4C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349C12B8"/>
    <w:multiLevelType w:val="hybridMultilevel"/>
    <w:tmpl w:val="33B89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5467DFB"/>
    <w:multiLevelType w:val="hybridMultilevel"/>
    <w:tmpl w:val="34F859B2"/>
    <w:lvl w:ilvl="0" w:tplc="D7546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783B81"/>
    <w:multiLevelType w:val="hybridMultilevel"/>
    <w:tmpl w:val="849A7394"/>
    <w:styleLink w:val="CurrentList9"/>
    <w:lvl w:ilvl="0" w:tplc="2940E8B0">
      <w:start w:val="1"/>
      <w:numFmt w:val="none"/>
      <w:lvlText w:val="2a."/>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7AF6D03"/>
    <w:multiLevelType w:val="hybridMultilevel"/>
    <w:tmpl w:val="957E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C14FA"/>
    <w:multiLevelType w:val="hybridMultilevel"/>
    <w:tmpl w:val="DA687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92864A4"/>
    <w:multiLevelType w:val="hybridMultilevel"/>
    <w:tmpl w:val="60287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173F88"/>
    <w:multiLevelType w:val="hybridMultilevel"/>
    <w:tmpl w:val="CE0C3B0C"/>
    <w:lvl w:ilvl="0" w:tplc="CA5A9D36">
      <w:start w:val="1"/>
      <w:numFmt w:val="decimal"/>
      <w:lvlText w:val="%1a."/>
      <w:lvlJc w:val="left"/>
      <w:pPr>
        <w:ind w:left="360" w:hanging="360"/>
      </w:pPr>
      <w:rPr>
        <w:rFonts w:hint="default"/>
        <w:lang w:val="en-US"/>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9" w15:restartNumberingAfterBreak="0">
    <w:nsid w:val="3AFA5809"/>
    <w:multiLevelType w:val="hybridMultilevel"/>
    <w:tmpl w:val="40F2CE84"/>
    <w:styleLink w:val="CurrentList25"/>
    <w:lvl w:ilvl="0" w:tplc="CBF8747A">
      <w:start w:val="1"/>
      <w:numFmt w:val="none"/>
      <w:lvlText w:val="2a."/>
      <w:lvlJc w:val="left"/>
      <w:pPr>
        <w:ind w:left="360" w:hanging="360"/>
      </w:pPr>
      <w:rPr>
        <w:rFonts w:hint="default"/>
      </w:rPr>
    </w:lvl>
    <w:lvl w:ilvl="1" w:tplc="FFFFFFFF" w:tentative="1">
      <w:start w:val="1"/>
      <w:numFmt w:val="lowerLetter"/>
      <w:lvlText w:val="%2."/>
      <w:lvlJc w:val="left"/>
      <w:pPr>
        <w:ind w:left="655" w:hanging="360"/>
      </w:pPr>
    </w:lvl>
    <w:lvl w:ilvl="2" w:tplc="FFFFFFFF" w:tentative="1">
      <w:start w:val="1"/>
      <w:numFmt w:val="lowerRoman"/>
      <w:lvlText w:val="%3."/>
      <w:lvlJc w:val="right"/>
      <w:pPr>
        <w:ind w:left="1375" w:hanging="180"/>
      </w:pPr>
    </w:lvl>
    <w:lvl w:ilvl="3" w:tplc="FFFFFFFF" w:tentative="1">
      <w:start w:val="1"/>
      <w:numFmt w:val="decimal"/>
      <w:lvlText w:val="%4."/>
      <w:lvlJc w:val="left"/>
      <w:pPr>
        <w:ind w:left="2095" w:hanging="360"/>
      </w:pPr>
    </w:lvl>
    <w:lvl w:ilvl="4" w:tplc="FFFFFFFF" w:tentative="1">
      <w:start w:val="1"/>
      <w:numFmt w:val="lowerLetter"/>
      <w:lvlText w:val="%5."/>
      <w:lvlJc w:val="left"/>
      <w:pPr>
        <w:ind w:left="2815" w:hanging="360"/>
      </w:pPr>
    </w:lvl>
    <w:lvl w:ilvl="5" w:tplc="FFFFFFFF" w:tentative="1">
      <w:start w:val="1"/>
      <w:numFmt w:val="lowerRoman"/>
      <w:lvlText w:val="%6."/>
      <w:lvlJc w:val="right"/>
      <w:pPr>
        <w:ind w:left="3535" w:hanging="180"/>
      </w:pPr>
    </w:lvl>
    <w:lvl w:ilvl="6" w:tplc="FFFFFFFF" w:tentative="1">
      <w:start w:val="1"/>
      <w:numFmt w:val="decimal"/>
      <w:lvlText w:val="%7."/>
      <w:lvlJc w:val="left"/>
      <w:pPr>
        <w:ind w:left="4255" w:hanging="360"/>
      </w:pPr>
    </w:lvl>
    <w:lvl w:ilvl="7" w:tplc="FFFFFFFF" w:tentative="1">
      <w:start w:val="1"/>
      <w:numFmt w:val="lowerLetter"/>
      <w:lvlText w:val="%8."/>
      <w:lvlJc w:val="left"/>
      <w:pPr>
        <w:ind w:left="4975" w:hanging="360"/>
      </w:pPr>
    </w:lvl>
    <w:lvl w:ilvl="8" w:tplc="FFFFFFFF" w:tentative="1">
      <w:start w:val="1"/>
      <w:numFmt w:val="lowerRoman"/>
      <w:lvlText w:val="%9."/>
      <w:lvlJc w:val="right"/>
      <w:pPr>
        <w:ind w:left="5695" w:hanging="180"/>
      </w:pPr>
    </w:lvl>
  </w:abstractNum>
  <w:abstractNum w:abstractNumId="40" w15:restartNumberingAfterBreak="0">
    <w:nsid w:val="3E7C4EB1"/>
    <w:multiLevelType w:val="hybridMultilevel"/>
    <w:tmpl w:val="8F8EB478"/>
    <w:lvl w:ilvl="0" w:tplc="6936A79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F1C5BA6"/>
    <w:multiLevelType w:val="hybridMultilevel"/>
    <w:tmpl w:val="4F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AF4D24"/>
    <w:multiLevelType w:val="hybridMultilevel"/>
    <w:tmpl w:val="344CD418"/>
    <w:styleLink w:val="CurrentList14"/>
    <w:lvl w:ilvl="0" w:tplc="445CD5D2">
      <w:start w:val="3"/>
      <w:numFmt w:val="none"/>
      <w:lvlText w:val="%11a."/>
      <w:lvlJc w:val="left"/>
      <w:pPr>
        <w:ind w:left="360" w:hanging="360"/>
      </w:pPr>
      <w:rPr>
        <w:rFonts w:hint="default"/>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43" w15:restartNumberingAfterBreak="0">
    <w:nsid w:val="40037834"/>
    <w:multiLevelType w:val="multilevel"/>
    <w:tmpl w:val="2DAEDCC0"/>
    <w:styleLink w:val="CurrentList33"/>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1006205"/>
    <w:multiLevelType w:val="hybridMultilevel"/>
    <w:tmpl w:val="6894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3E5350"/>
    <w:multiLevelType w:val="multilevel"/>
    <w:tmpl w:val="B53EA870"/>
    <w:styleLink w:val="CurrentList3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43821913"/>
    <w:multiLevelType w:val="hybridMultilevel"/>
    <w:tmpl w:val="E1E6CDFC"/>
    <w:styleLink w:val="CurrentList19"/>
    <w:lvl w:ilvl="0" w:tplc="57360E60">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972875"/>
    <w:multiLevelType w:val="hybridMultilevel"/>
    <w:tmpl w:val="89CE3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4A11C3C"/>
    <w:multiLevelType w:val="multilevel"/>
    <w:tmpl w:val="EC2610EE"/>
    <w:styleLink w:val="CurrentList29"/>
    <w:lvl w:ilvl="0">
      <w:start w:val="1"/>
      <w:numFmt w:val="decimal"/>
      <w:lvlText w:val="%1b."/>
      <w:lvlJc w:val="left"/>
      <w:pPr>
        <w:ind w:left="360" w:hanging="360"/>
      </w:pPr>
      <w:rPr>
        <w:rFonts w:hint="default"/>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457C6A58"/>
    <w:multiLevelType w:val="multilevel"/>
    <w:tmpl w:val="5876288E"/>
    <w:styleLink w:val="CurrentList1"/>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458131D9"/>
    <w:multiLevelType w:val="hybridMultilevel"/>
    <w:tmpl w:val="7626EC20"/>
    <w:lvl w:ilvl="0" w:tplc="FFE8FC1C">
      <w:start w:val="3"/>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59C2B80"/>
    <w:multiLevelType w:val="hybridMultilevel"/>
    <w:tmpl w:val="5D98FA0E"/>
    <w:styleLink w:val="CurrentList6"/>
    <w:lvl w:ilvl="0" w:tplc="5C76B650">
      <w:start w:val="1"/>
      <w:numFmt w:val="decimal"/>
      <w:lvlText w:val="%1a."/>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45BF60E0"/>
    <w:multiLevelType w:val="hybridMultilevel"/>
    <w:tmpl w:val="C06C988E"/>
    <w:lvl w:ilvl="0" w:tplc="1FC671A2">
      <w:start w:val="2"/>
      <w:numFmt w:val="decimal"/>
      <w:lvlText w:val="%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53" w15:restartNumberingAfterBreak="0">
    <w:nsid w:val="466B2B82"/>
    <w:multiLevelType w:val="multilevel"/>
    <w:tmpl w:val="76E23E70"/>
    <w:styleLink w:val="CurrentList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4673606D"/>
    <w:multiLevelType w:val="hybridMultilevel"/>
    <w:tmpl w:val="F9C6A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2E397A"/>
    <w:multiLevelType w:val="hybridMultilevel"/>
    <w:tmpl w:val="04F80ABC"/>
    <w:lvl w:ilvl="0" w:tplc="ABF0AB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952162B"/>
    <w:multiLevelType w:val="hybridMultilevel"/>
    <w:tmpl w:val="4B7A1794"/>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0C69F1"/>
    <w:multiLevelType w:val="hybridMultilevel"/>
    <w:tmpl w:val="54A0105A"/>
    <w:lvl w:ilvl="0" w:tplc="A9DE2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CAF1350"/>
    <w:multiLevelType w:val="hybridMultilevel"/>
    <w:tmpl w:val="0AEE89D0"/>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FF060A2"/>
    <w:multiLevelType w:val="hybridMultilevel"/>
    <w:tmpl w:val="7606294A"/>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50906CD5"/>
    <w:multiLevelType w:val="hybridMultilevel"/>
    <w:tmpl w:val="C69E3514"/>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0DE27BD"/>
    <w:multiLevelType w:val="hybridMultilevel"/>
    <w:tmpl w:val="5876288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52026C2F"/>
    <w:multiLevelType w:val="hybridMultilevel"/>
    <w:tmpl w:val="E1E25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233383C"/>
    <w:multiLevelType w:val="hybridMultilevel"/>
    <w:tmpl w:val="4802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AC24D3"/>
    <w:multiLevelType w:val="hybridMultilevel"/>
    <w:tmpl w:val="D172C15C"/>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AB693E"/>
    <w:multiLevelType w:val="hybridMultilevel"/>
    <w:tmpl w:val="613A4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CC654D"/>
    <w:multiLevelType w:val="hybridMultilevel"/>
    <w:tmpl w:val="38603F78"/>
    <w:styleLink w:val="CurrentList16"/>
    <w:lvl w:ilvl="0" w:tplc="0DB8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60538BB"/>
    <w:multiLevelType w:val="hybridMultilevel"/>
    <w:tmpl w:val="DF0EE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764505E"/>
    <w:multiLevelType w:val="hybridMultilevel"/>
    <w:tmpl w:val="60FE84A2"/>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7A64405"/>
    <w:multiLevelType w:val="hybridMultilevel"/>
    <w:tmpl w:val="C17C3C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8685120"/>
    <w:multiLevelType w:val="hybridMultilevel"/>
    <w:tmpl w:val="1C32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4D1DBC"/>
    <w:multiLevelType w:val="hybridMultilevel"/>
    <w:tmpl w:val="FDBA65E6"/>
    <w:styleLink w:val="CurrentList17"/>
    <w:lvl w:ilvl="0" w:tplc="0D524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B313A14"/>
    <w:multiLevelType w:val="hybridMultilevel"/>
    <w:tmpl w:val="344CD418"/>
    <w:styleLink w:val="CurrentList15"/>
    <w:lvl w:ilvl="0" w:tplc="445CD5D2">
      <w:start w:val="3"/>
      <w:numFmt w:val="none"/>
      <w:lvlText w:val="%11a."/>
      <w:lvlJc w:val="left"/>
      <w:pPr>
        <w:ind w:left="360" w:hanging="360"/>
      </w:pPr>
      <w:rPr>
        <w:rFonts w:hint="default"/>
      </w:rPr>
    </w:lvl>
    <w:lvl w:ilvl="1" w:tplc="FFFFFFFF">
      <w:start w:val="1"/>
      <w:numFmt w:val="lowerLetter"/>
      <w:lvlText w:val="%2."/>
      <w:lvlJc w:val="left"/>
      <w:pPr>
        <w:ind w:left="720" w:hanging="360"/>
      </w:pPr>
    </w:lvl>
    <w:lvl w:ilvl="2" w:tplc="FFFFFFFF">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73" w15:restartNumberingAfterBreak="0">
    <w:nsid w:val="5B3B297D"/>
    <w:multiLevelType w:val="hybridMultilevel"/>
    <w:tmpl w:val="938009EA"/>
    <w:lvl w:ilvl="0" w:tplc="F5D8FF28">
      <w:start w:val="1"/>
      <w:numFmt w:val="none"/>
      <w:lvlText w:val="3a."/>
      <w:lvlJc w:val="left"/>
      <w:pPr>
        <w:ind w:left="360" w:hanging="360"/>
      </w:pPr>
      <w:rPr>
        <w:rFonts w:hint="default"/>
        <w:lang w:val="en-U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5BE4104E"/>
    <w:multiLevelType w:val="hybridMultilevel"/>
    <w:tmpl w:val="5AA0FE30"/>
    <w:styleLink w:val="CurrentList11"/>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E8B4B60"/>
    <w:multiLevelType w:val="hybridMultilevel"/>
    <w:tmpl w:val="CCCEA8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3B6040B"/>
    <w:multiLevelType w:val="hybridMultilevel"/>
    <w:tmpl w:val="4F165E1C"/>
    <w:styleLink w:val="CurrentList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B616E5"/>
    <w:multiLevelType w:val="hybridMultilevel"/>
    <w:tmpl w:val="F2B0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DC3358"/>
    <w:multiLevelType w:val="hybridMultilevel"/>
    <w:tmpl w:val="C8C2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79C24D3"/>
    <w:multiLevelType w:val="hybridMultilevel"/>
    <w:tmpl w:val="391A1A7C"/>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7C35ED7"/>
    <w:multiLevelType w:val="multilevel"/>
    <w:tmpl w:val="AA8424C8"/>
    <w:styleLink w:val="CurrentList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89725AE"/>
    <w:multiLevelType w:val="hybridMultilevel"/>
    <w:tmpl w:val="40F2CE84"/>
    <w:styleLink w:val="CurrentList24"/>
    <w:lvl w:ilvl="0" w:tplc="CBF8747A">
      <w:start w:val="1"/>
      <w:numFmt w:val="none"/>
      <w:lvlText w:val="2a."/>
      <w:lvlJc w:val="left"/>
      <w:pPr>
        <w:ind w:left="360" w:hanging="360"/>
      </w:pPr>
      <w:rPr>
        <w:rFonts w:hint="default"/>
      </w:rPr>
    </w:lvl>
    <w:lvl w:ilvl="1" w:tplc="FFFFFFFF" w:tentative="1">
      <w:start w:val="1"/>
      <w:numFmt w:val="lowerLetter"/>
      <w:lvlText w:val="%2."/>
      <w:lvlJc w:val="left"/>
      <w:pPr>
        <w:ind w:left="655" w:hanging="360"/>
      </w:pPr>
    </w:lvl>
    <w:lvl w:ilvl="2" w:tplc="FFFFFFFF" w:tentative="1">
      <w:start w:val="1"/>
      <w:numFmt w:val="lowerRoman"/>
      <w:lvlText w:val="%3."/>
      <w:lvlJc w:val="right"/>
      <w:pPr>
        <w:ind w:left="1375" w:hanging="180"/>
      </w:pPr>
    </w:lvl>
    <w:lvl w:ilvl="3" w:tplc="FFFFFFFF" w:tentative="1">
      <w:start w:val="1"/>
      <w:numFmt w:val="decimal"/>
      <w:lvlText w:val="%4."/>
      <w:lvlJc w:val="left"/>
      <w:pPr>
        <w:ind w:left="2095" w:hanging="360"/>
      </w:pPr>
    </w:lvl>
    <w:lvl w:ilvl="4" w:tplc="FFFFFFFF" w:tentative="1">
      <w:start w:val="1"/>
      <w:numFmt w:val="lowerLetter"/>
      <w:lvlText w:val="%5."/>
      <w:lvlJc w:val="left"/>
      <w:pPr>
        <w:ind w:left="2815" w:hanging="360"/>
      </w:pPr>
    </w:lvl>
    <w:lvl w:ilvl="5" w:tplc="FFFFFFFF" w:tentative="1">
      <w:start w:val="1"/>
      <w:numFmt w:val="lowerRoman"/>
      <w:lvlText w:val="%6."/>
      <w:lvlJc w:val="right"/>
      <w:pPr>
        <w:ind w:left="3535" w:hanging="180"/>
      </w:pPr>
    </w:lvl>
    <w:lvl w:ilvl="6" w:tplc="FFFFFFFF" w:tentative="1">
      <w:start w:val="1"/>
      <w:numFmt w:val="decimal"/>
      <w:lvlText w:val="%7."/>
      <w:lvlJc w:val="left"/>
      <w:pPr>
        <w:ind w:left="4255" w:hanging="360"/>
      </w:pPr>
    </w:lvl>
    <w:lvl w:ilvl="7" w:tplc="FFFFFFFF" w:tentative="1">
      <w:start w:val="1"/>
      <w:numFmt w:val="lowerLetter"/>
      <w:lvlText w:val="%8."/>
      <w:lvlJc w:val="left"/>
      <w:pPr>
        <w:ind w:left="4975" w:hanging="360"/>
      </w:pPr>
    </w:lvl>
    <w:lvl w:ilvl="8" w:tplc="FFFFFFFF" w:tentative="1">
      <w:start w:val="1"/>
      <w:numFmt w:val="lowerRoman"/>
      <w:lvlText w:val="%9."/>
      <w:lvlJc w:val="right"/>
      <w:pPr>
        <w:ind w:left="5695" w:hanging="180"/>
      </w:pPr>
    </w:lvl>
  </w:abstractNum>
  <w:abstractNum w:abstractNumId="82" w15:restartNumberingAfterBreak="0">
    <w:nsid w:val="69C863B2"/>
    <w:multiLevelType w:val="hybridMultilevel"/>
    <w:tmpl w:val="CE0C3B0C"/>
    <w:styleLink w:val="CurrentList5"/>
    <w:lvl w:ilvl="0" w:tplc="FFFFFFFF">
      <w:start w:val="1"/>
      <w:numFmt w:val="decimal"/>
      <w:lvlText w:val="%1a."/>
      <w:lvlJc w:val="left"/>
      <w:pPr>
        <w:ind w:left="360" w:hanging="360"/>
      </w:pPr>
      <w:rPr>
        <w:rFonts w:hint="default"/>
        <w:lang w:val="en-US"/>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83" w15:restartNumberingAfterBreak="0">
    <w:nsid w:val="6DAE762A"/>
    <w:multiLevelType w:val="hybridMultilevel"/>
    <w:tmpl w:val="2232627C"/>
    <w:styleLink w:val="CurrentList12"/>
    <w:lvl w:ilvl="0" w:tplc="DBEA5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8E633E"/>
    <w:multiLevelType w:val="hybridMultilevel"/>
    <w:tmpl w:val="1BF29AFA"/>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EA3A9F"/>
    <w:multiLevelType w:val="hybridMultilevel"/>
    <w:tmpl w:val="32C40E68"/>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203848"/>
    <w:multiLevelType w:val="hybridMultilevel"/>
    <w:tmpl w:val="599AD0B2"/>
    <w:styleLink w:val="CurrentList8"/>
    <w:lvl w:ilvl="0" w:tplc="9DA2EE90">
      <w:start w:val="1"/>
      <w:numFmt w:val="decimal"/>
      <w:lvlText w:val="%1a."/>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0DA1A40"/>
    <w:multiLevelType w:val="hybridMultilevel"/>
    <w:tmpl w:val="F9140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454AD14">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025527"/>
    <w:multiLevelType w:val="hybridMultilevel"/>
    <w:tmpl w:val="17521974"/>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73414D30"/>
    <w:multiLevelType w:val="multilevel"/>
    <w:tmpl w:val="B9523846"/>
    <w:styleLink w:val="CurrentList3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90" w15:restartNumberingAfterBreak="0">
    <w:nsid w:val="76672FF4"/>
    <w:multiLevelType w:val="hybridMultilevel"/>
    <w:tmpl w:val="B87C1B8A"/>
    <w:styleLink w:val="CurrentList27"/>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7555CB2"/>
    <w:multiLevelType w:val="hybridMultilevel"/>
    <w:tmpl w:val="B9523846"/>
    <w:lvl w:ilvl="0" w:tplc="115C354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2" w15:restartNumberingAfterBreak="0">
    <w:nsid w:val="7805308F"/>
    <w:multiLevelType w:val="hybridMultilevel"/>
    <w:tmpl w:val="3684F666"/>
    <w:lvl w:ilvl="0" w:tplc="D9D8E3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B74C9C"/>
    <w:multiLevelType w:val="hybridMultilevel"/>
    <w:tmpl w:val="EC2610EE"/>
    <w:lvl w:ilvl="0" w:tplc="29F4D656">
      <w:start w:val="1"/>
      <w:numFmt w:val="decimal"/>
      <w:lvlText w:val="%1b."/>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AEB66E0"/>
    <w:multiLevelType w:val="hybridMultilevel"/>
    <w:tmpl w:val="78EC5C98"/>
    <w:lvl w:ilvl="0" w:tplc="D9D8E35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F6066BE"/>
    <w:multiLevelType w:val="hybridMultilevel"/>
    <w:tmpl w:val="BCE2B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57683">
    <w:abstractNumId w:val="55"/>
  </w:num>
  <w:num w:numId="2" w16cid:durableId="1163011170">
    <w:abstractNumId w:val="67"/>
  </w:num>
  <w:num w:numId="3" w16cid:durableId="1149129336">
    <w:abstractNumId w:val="1"/>
  </w:num>
  <w:num w:numId="4" w16cid:durableId="290668708">
    <w:abstractNumId w:val="23"/>
  </w:num>
  <w:num w:numId="5" w16cid:durableId="380831026">
    <w:abstractNumId w:val="50"/>
  </w:num>
  <w:num w:numId="6" w16cid:durableId="1030841294">
    <w:abstractNumId w:val="12"/>
  </w:num>
  <w:num w:numId="7" w16cid:durableId="1801879279">
    <w:abstractNumId w:val="94"/>
  </w:num>
  <w:num w:numId="8" w16cid:durableId="761798692">
    <w:abstractNumId w:val="91"/>
  </w:num>
  <w:num w:numId="9" w16cid:durableId="608316750">
    <w:abstractNumId w:val="58"/>
  </w:num>
  <w:num w:numId="10" w16cid:durableId="938830283">
    <w:abstractNumId w:val="59"/>
  </w:num>
  <w:num w:numId="11" w16cid:durableId="1312754932">
    <w:abstractNumId w:val="7"/>
  </w:num>
  <w:num w:numId="12" w16cid:durableId="316149627">
    <w:abstractNumId w:val="49"/>
  </w:num>
  <w:num w:numId="13" w16cid:durableId="1299803607">
    <w:abstractNumId w:val="38"/>
  </w:num>
  <w:num w:numId="14" w16cid:durableId="1617758441">
    <w:abstractNumId w:val="19"/>
  </w:num>
  <w:num w:numId="15" w16cid:durableId="547106539">
    <w:abstractNumId w:val="93"/>
  </w:num>
  <w:num w:numId="16" w16cid:durableId="1693339932">
    <w:abstractNumId w:val="53"/>
  </w:num>
  <w:num w:numId="17" w16cid:durableId="1206681330">
    <w:abstractNumId w:val="26"/>
  </w:num>
  <w:num w:numId="18" w16cid:durableId="995915509">
    <w:abstractNumId w:val="61"/>
  </w:num>
  <w:num w:numId="19" w16cid:durableId="1854956530">
    <w:abstractNumId w:val="82"/>
  </w:num>
  <w:num w:numId="20" w16cid:durableId="1270745898">
    <w:abstractNumId w:val="73"/>
  </w:num>
  <w:num w:numId="21" w16cid:durableId="1420903877">
    <w:abstractNumId w:val="60"/>
  </w:num>
  <w:num w:numId="22" w16cid:durableId="1363241790">
    <w:abstractNumId w:val="85"/>
  </w:num>
  <w:num w:numId="23" w16cid:durableId="293220814">
    <w:abstractNumId w:val="92"/>
  </w:num>
  <w:num w:numId="24" w16cid:durableId="1257177413">
    <w:abstractNumId w:val="64"/>
  </w:num>
  <w:num w:numId="25" w16cid:durableId="1780828810">
    <w:abstractNumId w:val="79"/>
  </w:num>
  <w:num w:numId="26" w16cid:durableId="78718582">
    <w:abstractNumId w:val="56"/>
  </w:num>
  <w:num w:numId="27" w16cid:durableId="1214191812">
    <w:abstractNumId w:val="47"/>
  </w:num>
  <w:num w:numId="28" w16cid:durableId="564145631">
    <w:abstractNumId w:val="84"/>
  </w:num>
  <w:num w:numId="29" w16cid:durableId="461077820">
    <w:abstractNumId w:val="51"/>
  </w:num>
  <w:num w:numId="30" w16cid:durableId="2011637217">
    <w:abstractNumId w:val="31"/>
  </w:num>
  <w:num w:numId="31" w16cid:durableId="1382292890">
    <w:abstractNumId w:val="62"/>
  </w:num>
  <w:num w:numId="32" w16cid:durableId="1718964603">
    <w:abstractNumId w:val="27"/>
  </w:num>
  <w:num w:numId="33" w16cid:durableId="1553885769">
    <w:abstractNumId w:val="40"/>
  </w:num>
  <w:num w:numId="34" w16cid:durableId="1657805334">
    <w:abstractNumId w:val="88"/>
  </w:num>
  <w:num w:numId="35" w16cid:durableId="856315196">
    <w:abstractNumId w:val="15"/>
  </w:num>
  <w:num w:numId="36" w16cid:durableId="190383034">
    <w:abstractNumId w:val="14"/>
  </w:num>
  <w:num w:numId="37" w16cid:durableId="858353020">
    <w:abstractNumId w:val="0"/>
  </w:num>
  <w:num w:numId="38" w16cid:durableId="1466697488">
    <w:abstractNumId w:val="11"/>
  </w:num>
  <w:num w:numId="39" w16cid:durableId="1235508683">
    <w:abstractNumId w:val="8"/>
  </w:num>
  <w:num w:numId="40" w16cid:durableId="1056472918">
    <w:abstractNumId w:val="86"/>
  </w:num>
  <w:num w:numId="41" w16cid:durableId="1156384139">
    <w:abstractNumId w:val="34"/>
  </w:num>
  <w:num w:numId="42" w16cid:durableId="710108194">
    <w:abstractNumId w:val="17"/>
  </w:num>
  <w:num w:numId="43" w16cid:durableId="1777404563">
    <w:abstractNumId w:val="74"/>
  </w:num>
  <w:num w:numId="44" w16cid:durableId="931821682">
    <w:abstractNumId w:val="2"/>
  </w:num>
  <w:num w:numId="45" w16cid:durableId="1335495018">
    <w:abstractNumId w:val="68"/>
  </w:num>
  <w:num w:numId="46" w16cid:durableId="17895193">
    <w:abstractNumId w:val="83"/>
  </w:num>
  <w:num w:numId="47" w16cid:durableId="1563252719">
    <w:abstractNumId w:val="21"/>
  </w:num>
  <w:num w:numId="48" w16cid:durableId="492379869">
    <w:abstractNumId w:val="42"/>
  </w:num>
  <w:num w:numId="49" w16cid:durableId="1634556077">
    <w:abstractNumId w:val="72"/>
  </w:num>
  <w:num w:numId="50" w16cid:durableId="2142503300">
    <w:abstractNumId w:val="57"/>
  </w:num>
  <w:num w:numId="51" w16cid:durableId="135034169">
    <w:abstractNumId w:val="33"/>
  </w:num>
  <w:num w:numId="52" w16cid:durableId="1844973408">
    <w:abstractNumId w:val="66"/>
  </w:num>
  <w:num w:numId="53" w16cid:durableId="1225529298">
    <w:abstractNumId w:val="71"/>
  </w:num>
  <w:num w:numId="54" w16cid:durableId="1995908722">
    <w:abstractNumId w:val="30"/>
  </w:num>
  <w:num w:numId="55" w16cid:durableId="826556823">
    <w:abstractNumId w:val="46"/>
  </w:num>
  <w:num w:numId="56" w16cid:durableId="161824395">
    <w:abstractNumId w:val="25"/>
  </w:num>
  <w:num w:numId="57" w16cid:durableId="1056858569">
    <w:abstractNumId w:val="4"/>
  </w:num>
  <w:num w:numId="58" w16cid:durableId="628558159">
    <w:abstractNumId w:val="80"/>
  </w:num>
  <w:num w:numId="59" w16cid:durableId="348873172">
    <w:abstractNumId w:val="29"/>
  </w:num>
  <w:num w:numId="60" w16cid:durableId="920286799">
    <w:abstractNumId w:val="81"/>
  </w:num>
  <w:num w:numId="61" w16cid:durableId="364134736">
    <w:abstractNumId w:val="39"/>
  </w:num>
  <w:num w:numId="62" w16cid:durableId="271521323">
    <w:abstractNumId w:val="20"/>
  </w:num>
  <w:num w:numId="63" w16cid:durableId="1356273489">
    <w:abstractNumId w:val="48"/>
  </w:num>
  <w:num w:numId="64" w16cid:durableId="2076467966">
    <w:abstractNumId w:val="9"/>
  </w:num>
  <w:num w:numId="65" w16cid:durableId="851340496">
    <w:abstractNumId w:val="16"/>
  </w:num>
  <w:num w:numId="66" w16cid:durableId="2041203916">
    <w:abstractNumId w:val="13"/>
  </w:num>
  <w:num w:numId="67" w16cid:durableId="2067801916">
    <w:abstractNumId w:val="24"/>
  </w:num>
  <w:num w:numId="68" w16cid:durableId="2065248503">
    <w:abstractNumId w:val="28"/>
  </w:num>
  <w:num w:numId="69" w16cid:durableId="1660578692">
    <w:abstractNumId w:val="90"/>
  </w:num>
  <w:num w:numId="70" w16cid:durableId="2012951855">
    <w:abstractNumId w:val="10"/>
  </w:num>
  <w:num w:numId="71" w16cid:durableId="1235894928">
    <w:abstractNumId w:val="63"/>
  </w:num>
  <w:num w:numId="72" w16cid:durableId="2057776276">
    <w:abstractNumId w:val="77"/>
  </w:num>
  <w:num w:numId="73" w16cid:durableId="990986820">
    <w:abstractNumId w:val="76"/>
  </w:num>
  <w:num w:numId="74" w16cid:durableId="1533347613">
    <w:abstractNumId w:val="32"/>
  </w:num>
  <w:num w:numId="75" w16cid:durableId="324089592">
    <w:abstractNumId w:val="6"/>
  </w:num>
  <w:num w:numId="76" w16cid:durableId="684014053">
    <w:abstractNumId w:val="65"/>
  </w:num>
  <w:num w:numId="77" w16cid:durableId="925379155">
    <w:abstractNumId w:val="78"/>
  </w:num>
  <w:num w:numId="78" w16cid:durableId="1058629970">
    <w:abstractNumId w:val="41"/>
  </w:num>
  <w:num w:numId="79" w16cid:durableId="506288937">
    <w:abstractNumId w:val="87"/>
  </w:num>
  <w:num w:numId="80" w16cid:durableId="1217354666">
    <w:abstractNumId w:val="70"/>
  </w:num>
  <w:num w:numId="81" w16cid:durableId="977612050">
    <w:abstractNumId w:val="54"/>
  </w:num>
  <w:num w:numId="82" w16cid:durableId="1829589933">
    <w:abstractNumId w:val="75"/>
  </w:num>
  <w:num w:numId="83" w16cid:durableId="914319007">
    <w:abstractNumId w:val="36"/>
  </w:num>
  <w:num w:numId="84" w16cid:durableId="1371761186">
    <w:abstractNumId w:val="69"/>
  </w:num>
  <w:num w:numId="85" w16cid:durableId="928539380">
    <w:abstractNumId w:val="95"/>
  </w:num>
  <w:num w:numId="86" w16cid:durableId="1072316373">
    <w:abstractNumId w:val="5"/>
  </w:num>
  <w:num w:numId="87" w16cid:durableId="116725938">
    <w:abstractNumId w:val="22"/>
  </w:num>
  <w:num w:numId="88" w16cid:durableId="1975717185">
    <w:abstractNumId w:val="35"/>
  </w:num>
  <w:num w:numId="89" w16cid:durableId="1671372255">
    <w:abstractNumId w:val="18"/>
  </w:num>
  <w:num w:numId="90" w16cid:durableId="1989675019">
    <w:abstractNumId w:val="37"/>
  </w:num>
  <w:num w:numId="91" w16cid:durableId="796065816">
    <w:abstractNumId w:val="44"/>
  </w:num>
  <w:num w:numId="92" w16cid:durableId="827667574">
    <w:abstractNumId w:val="52"/>
  </w:num>
  <w:num w:numId="93" w16cid:durableId="1805540628">
    <w:abstractNumId w:val="89"/>
  </w:num>
  <w:num w:numId="94" w16cid:durableId="583149246">
    <w:abstractNumId w:val="43"/>
  </w:num>
  <w:num w:numId="95" w16cid:durableId="984164836">
    <w:abstractNumId w:val="3"/>
  </w:num>
  <w:num w:numId="96" w16cid:durableId="2096046243">
    <w:abstractNumId w:val="45"/>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9F"/>
    <w:rsid w:val="00000275"/>
    <w:rsid w:val="0000033C"/>
    <w:rsid w:val="000009D6"/>
    <w:rsid w:val="000013FA"/>
    <w:rsid w:val="00001612"/>
    <w:rsid w:val="000028C5"/>
    <w:rsid w:val="000036FE"/>
    <w:rsid w:val="00003B42"/>
    <w:rsid w:val="000040DC"/>
    <w:rsid w:val="000043B7"/>
    <w:rsid w:val="000047F0"/>
    <w:rsid w:val="0000484F"/>
    <w:rsid w:val="00004E3B"/>
    <w:rsid w:val="00005BC7"/>
    <w:rsid w:val="0000636D"/>
    <w:rsid w:val="0000651C"/>
    <w:rsid w:val="00007A3A"/>
    <w:rsid w:val="00007AFE"/>
    <w:rsid w:val="00007D67"/>
    <w:rsid w:val="000108EC"/>
    <w:rsid w:val="00010DB7"/>
    <w:rsid w:val="00011903"/>
    <w:rsid w:val="00011D8B"/>
    <w:rsid w:val="00012B70"/>
    <w:rsid w:val="000131B4"/>
    <w:rsid w:val="00013244"/>
    <w:rsid w:val="00013873"/>
    <w:rsid w:val="00013D93"/>
    <w:rsid w:val="000144C1"/>
    <w:rsid w:val="00014FB6"/>
    <w:rsid w:val="00015B46"/>
    <w:rsid w:val="00016AC7"/>
    <w:rsid w:val="00016B03"/>
    <w:rsid w:val="00017796"/>
    <w:rsid w:val="000204C0"/>
    <w:rsid w:val="00021404"/>
    <w:rsid w:val="00021833"/>
    <w:rsid w:val="00021B0E"/>
    <w:rsid w:val="00021B46"/>
    <w:rsid w:val="000229DA"/>
    <w:rsid w:val="00023BC5"/>
    <w:rsid w:val="00024DBB"/>
    <w:rsid w:val="0002519F"/>
    <w:rsid w:val="00025462"/>
    <w:rsid w:val="00026A8C"/>
    <w:rsid w:val="000278ED"/>
    <w:rsid w:val="00027980"/>
    <w:rsid w:val="00027A2F"/>
    <w:rsid w:val="00027B5B"/>
    <w:rsid w:val="00027D4C"/>
    <w:rsid w:val="0003042B"/>
    <w:rsid w:val="00030918"/>
    <w:rsid w:val="00030D8E"/>
    <w:rsid w:val="00030F5F"/>
    <w:rsid w:val="000310FB"/>
    <w:rsid w:val="000322F0"/>
    <w:rsid w:val="000323F5"/>
    <w:rsid w:val="00032ED6"/>
    <w:rsid w:val="0003314C"/>
    <w:rsid w:val="0003360B"/>
    <w:rsid w:val="00033C15"/>
    <w:rsid w:val="00033D53"/>
    <w:rsid w:val="00034214"/>
    <w:rsid w:val="00034740"/>
    <w:rsid w:val="00034F95"/>
    <w:rsid w:val="00035775"/>
    <w:rsid w:val="00035A9D"/>
    <w:rsid w:val="00035D01"/>
    <w:rsid w:val="000361F6"/>
    <w:rsid w:val="0003632F"/>
    <w:rsid w:val="0003638D"/>
    <w:rsid w:val="00036AF6"/>
    <w:rsid w:val="00036D6B"/>
    <w:rsid w:val="000403B2"/>
    <w:rsid w:val="00040A00"/>
    <w:rsid w:val="00040E42"/>
    <w:rsid w:val="00041171"/>
    <w:rsid w:val="0004138F"/>
    <w:rsid w:val="000413FB"/>
    <w:rsid w:val="000423AC"/>
    <w:rsid w:val="00043683"/>
    <w:rsid w:val="00043A2A"/>
    <w:rsid w:val="00043A5F"/>
    <w:rsid w:val="00043B22"/>
    <w:rsid w:val="00043BAB"/>
    <w:rsid w:val="000443A8"/>
    <w:rsid w:val="00044AC4"/>
    <w:rsid w:val="00044B58"/>
    <w:rsid w:val="00044CAF"/>
    <w:rsid w:val="00044FC0"/>
    <w:rsid w:val="000452B9"/>
    <w:rsid w:val="00045375"/>
    <w:rsid w:val="00045498"/>
    <w:rsid w:val="000454B5"/>
    <w:rsid w:val="00045D7B"/>
    <w:rsid w:val="00046A55"/>
    <w:rsid w:val="00047220"/>
    <w:rsid w:val="00047BEA"/>
    <w:rsid w:val="00050179"/>
    <w:rsid w:val="00050563"/>
    <w:rsid w:val="000517C9"/>
    <w:rsid w:val="000519AE"/>
    <w:rsid w:val="00052616"/>
    <w:rsid w:val="00053247"/>
    <w:rsid w:val="00053565"/>
    <w:rsid w:val="0005356B"/>
    <w:rsid w:val="0005369D"/>
    <w:rsid w:val="00053C92"/>
    <w:rsid w:val="00053CF5"/>
    <w:rsid w:val="00053D29"/>
    <w:rsid w:val="00054220"/>
    <w:rsid w:val="00055A7C"/>
    <w:rsid w:val="00055F13"/>
    <w:rsid w:val="00056A3B"/>
    <w:rsid w:val="000574AC"/>
    <w:rsid w:val="00057EEC"/>
    <w:rsid w:val="00057F4D"/>
    <w:rsid w:val="00057FE5"/>
    <w:rsid w:val="000600E0"/>
    <w:rsid w:val="000601DE"/>
    <w:rsid w:val="00060D18"/>
    <w:rsid w:val="000616D9"/>
    <w:rsid w:val="000618B8"/>
    <w:rsid w:val="0006190F"/>
    <w:rsid w:val="00061D3E"/>
    <w:rsid w:val="00061F2F"/>
    <w:rsid w:val="0006280D"/>
    <w:rsid w:val="000629F1"/>
    <w:rsid w:val="00063208"/>
    <w:rsid w:val="00063C6F"/>
    <w:rsid w:val="000643C9"/>
    <w:rsid w:val="00064651"/>
    <w:rsid w:val="0006489E"/>
    <w:rsid w:val="00064D9B"/>
    <w:rsid w:val="00065775"/>
    <w:rsid w:val="00066542"/>
    <w:rsid w:val="00066B2C"/>
    <w:rsid w:val="000704F4"/>
    <w:rsid w:val="00070979"/>
    <w:rsid w:val="00070E46"/>
    <w:rsid w:val="0007194C"/>
    <w:rsid w:val="0007254F"/>
    <w:rsid w:val="0007281D"/>
    <w:rsid w:val="0007285A"/>
    <w:rsid w:val="00072E9C"/>
    <w:rsid w:val="00072EE0"/>
    <w:rsid w:val="0007306C"/>
    <w:rsid w:val="0007341F"/>
    <w:rsid w:val="00073A5A"/>
    <w:rsid w:val="00074328"/>
    <w:rsid w:val="00074418"/>
    <w:rsid w:val="000746DA"/>
    <w:rsid w:val="000746E9"/>
    <w:rsid w:val="00074B45"/>
    <w:rsid w:val="0007581B"/>
    <w:rsid w:val="00075D91"/>
    <w:rsid w:val="00075DB3"/>
    <w:rsid w:val="00075FC1"/>
    <w:rsid w:val="00076110"/>
    <w:rsid w:val="00077110"/>
    <w:rsid w:val="00077893"/>
    <w:rsid w:val="00077C5D"/>
    <w:rsid w:val="00077D9B"/>
    <w:rsid w:val="0008049C"/>
    <w:rsid w:val="00080982"/>
    <w:rsid w:val="00080A0D"/>
    <w:rsid w:val="0008170F"/>
    <w:rsid w:val="00081905"/>
    <w:rsid w:val="00081B1B"/>
    <w:rsid w:val="0008207C"/>
    <w:rsid w:val="000827ED"/>
    <w:rsid w:val="00082931"/>
    <w:rsid w:val="00082CCE"/>
    <w:rsid w:val="00082EFD"/>
    <w:rsid w:val="000831CB"/>
    <w:rsid w:val="0008413A"/>
    <w:rsid w:val="0008461B"/>
    <w:rsid w:val="0008473A"/>
    <w:rsid w:val="0008502B"/>
    <w:rsid w:val="00086481"/>
    <w:rsid w:val="00086CD4"/>
    <w:rsid w:val="00086D14"/>
    <w:rsid w:val="000875ED"/>
    <w:rsid w:val="000876D2"/>
    <w:rsid w:val="00090246"/>
    <w:rsid w:val="00090B62"/>
    <w:rsid w:val="00091102"/>
    <w:rsid w:val="000920BB"/>
    <w:rsid w:val="0009210F"/>
    <w:rsid w:val="000924C3"/>
    <w:rsid w:val="000928B0"/>
    <w:rsid w:val="00092B3D"/>
    <w:rsid w:val="00092C87"/>
    <w:rsid w:val="00092F24"/>
    <w:rsid w:val="00093453"/>
    <w:rsid w:val="0009350D"/>
    <w:rsid w:val="000943D0"/>
    <w:rsid w:val="000946A2"/>
    <w:rsid w:val="00094AC4"/>
    <w:rsid w:val="00094AD5"/>
    <w:rsid w:val="00094D25"/>
    <w:rsid w:val="000953D2"/>
    <w:rsid w:val="000954DD"/>
    <w:rsid w:val="00095554"/>
    <w:rsid w:val="0009642F"/>
    <w:rsid w:val="00096748"/>
    <w:rsid w:val="0009686F"/>
    <w:rsid w:val="00096C60"/>
    <w:rsid w:val="00096FD5"/>
    <w:rsid w:val="00097287"/>
    <w:rsid w:val="00097B10"/>
    <w:rsid w:val="000A086A"/>
    <w:rsid w:val="000A0A57"/>
    <w:rsid w:val="000A0AEE"/>
    <w:rsid w:val="000A0D5D"/>
    <w:rsid w:val="000A1278"/>
    <w:rsid w:val="000A210E"/>
    <w:rsid w:val="000A24F0"/>
    <w:rsid w:val="000A2817"/>
    <w:rsid w:val="000A2DAF"/>
    <w:rsid w:val="000A309C"/>
    <w:rsid w:val="000A3E51"/>
    <w:rsid w:val="000A445E"/>
    <w:rsid w:val="000A47D2"/>
    <w:rsid w:val="000A4AC6"/>
    <w:rsid w:val="000A5351"/>
    <w:rsid w:val="000A5C07"/>
    <w:rsid w:val="000A5D5A"/>
    <w:rsid w:val="000A6114"/>
    <w:rsid w:val="000A733C"/>
    <w:rsid w:val="000A7977"/>
    <w:rsid w:val="000B0352"/>
    <w:rsid w:val="000B05C1"/>
    <w:rsid w:val="000B0966"/>
    <w:rsid w:val="000B0FA4"/>
    <w:rsid w:val="000B25C8"/>
    <w:rsid w:val="000B28ED"/>
    <w:rsid w:val="000B2C58"/>
    <w:rsid w:val="000B2C6B"/>
    <w:rsid w:val="000B2EEB"/>
    <w:rsid w:val="000B3C6C"/>
    <w:rsid w:val="000B4B78"/>
    <w:rsid w:val="000B53FF"/>
    <w:rsid w:val="000B597A"/>
    <w:rsid w:val="000B5B6B"/>
    <w:rsid w:val="000B615C"/>
    <w:rsid w:val="000B684E"/>
    <w:rsid w:val="000B697F"/>
    <w:rsid w:val="000B7854"/>
    <w:rsid w:val="000B78C3"/>
    <w:rsid w:val="000C018D"/>
    <w:rsid w:val="000C01D8"/>
    <w:rsid w:val="000C023C"/>
    <w:rsid w:val="000C0279"/>
    <w:rsid w:val="000C0C78"/>
    <w:rsid w:val="000C0D93"/>
    <w:rsid w:val="000C15EE"/>
    <w:rsid w:val="000C1845"/>
    <w:rsid w:val="000C255B"/>
    <w:rsid w:val="000C2771"/>
    <w:rsid w:val="000C2F75"/>
    <w:rsid w:val="000C325F"/>
    <w:rsid w:val="000C3563"/>
    <w:rsid w:val="000C3598"/>
    <w:rsid w:val="000C35BB"/>
    <w:rsid w:val="000C459D"/>
    <w:rsid w:val="000C48E2"/>
    <w:rsid w:val="000C4EC8"/>
    <w:rsid w:val="000C531A"/>
    <w:rsid w:val="000C5A59"/>
    <w:rsid w:val="000C5D0F"/>
    <w:rsid w:val="000C732A"/>
    <w:rsid w:val="000C77DD"/>
    <w:rsid w:val="000C7A39"/>
    <w:rsid w:val="000C7CCB"/>
    <w:rsid w:val="000D0AF2"/>
    <w:rsid w:val="000D10C6"/>
    <w:rsid w:val="000D10D9"/>
    <w:rsid w:val="000D15A4"/>
    <w:rsid w:val="000D18D9"/>
    <w:rsid w:val="000D1A38"/>
    <w:rsid w:val="000D1BBB"/>
    <w:rsid w:val="000D21C0"/>
    <w:rsid w:val="000D2342"/>
    <w:rsid w:val="000D23D7"/>
    <w:rsid w:val="000D27C8"/>
    <w:rsid w:val="000D2A8A"/>
    <w:rsid w:val="000D2D51"/>
    <w:rsid w:val="000D2DFD"/>
    <w:rsid w:val="000D2E94"/>
    <w:rsid w:val="000D306A"/>
    <w:rsid w:val="000D3130"/>
    <w:rsid w:val="000D360A"/>
    <w:rsid w:val="000D3660"/>
    <w:rsid w:val="000D3BC5"/>
    <w:rsid w:val="000D49E3"/>
    <w:rsid w:val="000D5383"/>
    <w:rsid w:val="000D54E6"/>
    <w:rsid w:val="000D5870"/>
    <w:rsid w:val="000D66E6"/>
    <w:rsid w:val="000D6828"/>
    <w:rsid w:val="000D6DD1"/>
    <w:rsid w:val="000E079A"/>
    <w:rsid w:val="000E0D3C"/>
    <w:rsid w:val="000E1600"/>
    <w:rsid w:val="000E2568"/>
    <w:rsid w:val="000E30A1"/>
    <w:rsid w:val="000E3E65"/>
    <w:rsid w:val="000E47B5"/>
    <w:rsid w:val="000E5123"/>
    <w:rsid w:val="000E5741"/>
    <w:rsid w:val="000E5CB3"/>
    <w:rsid w:val="000E6191"/>
    <w:rsid w:val="000E6306"/>
    <w:rsid w:val="000E666A"/>
    <w:rsid w:val="000E6C6A"/>
    <w:rsid w:val="000F03D5"/>
    <w:rsid w:val="000F121B"/>
    <w:rsid w:val="000F376B"/>
    <w:rsid w:val="000F40B0"/>
    <w:rsid w:val="000F4A59"/>
    <w:rsid w:val="000F51EF"/>
    <w:rsid w:val="000F537D"/>
    <w:rsid w:val="000F5668"/>
    <w:rsid w:val="000F5695"/>
    <w:rsid w:val="000F5CB6"/>
    <w:rsid w:val="000F78EE"/>
    <w:rsid w:val="000F7D51"/>
    <w:rsid w:val="0010006D"/>
    <w:rsid w:val="001001F4"/>
    <w:rsid w:val="00100797"/>
    <w:rsid w:val="001009EB"/>
    <w:rsid w:val="00100B0B"/>
    <w:rsid w:val="00100CDE"/>
    <w:rsid w:val="00100D0D"/>
    <w:rsid w:val="00100D59"/>
    <w:rsid w:val="0010143E"/>
    <w:rsid w:val="001019A1"/>
    <w:rsid w:val="00101A20"/>
    <w:rsid w:val="00101D8A"/>
    <w:rsid w:val="0010257C"/>
    <w:rsid w:val="00102BC8"/>
    <w:rsid w:val="00102FA0"/>
    <w:rsid w:val="00103A86"/>
    <w:rsid w:val="00104440"/>
    <w:rsid w:val="0010448B"/>
    <w:rsid w:val="00105814"/>
    <w:rsid w:val="00105A25"/>
    <w:rsid w:val="00105E88"/>
    <w:rsid w:val="00106A2E"/>
    <w:rsid w:val="001107FF"/>
    <w:rsid w:val="00110F5A"/>
    <w:rsid w:val="001110F5"/>
    <w:rsid w:val="001117ED"/>
    <w:rsid w:val="001119FC"/>
    <w:rsid w:val="00111C07"/>
    <w:rsid w:val="00111F13"/>
    <w:rsid w:val="001125C0"/>
    <w:rsid w:val="00112D27"/>
    <w:rsid w:val="00112E0D"/>
    <w:rsid w:val="00112FC1"/>
    <w:rsid w:val="001137B6"/>
    <w:rsid w:val="0011389D"/>
    <w:rsid w:val="0011425B"/>
    <w:rsid w:val="001148A7"/>
    <w:rsid w:val="00114A7E"/>
    <w:rsid w:val="00114CE2"/>
    <w:rsid w:val="00115260"/>
    <w:rsid w:val="0011554F"/>
    <w:rsid w:val="00115B13"/>
    <w:rsid w:val="00115FB2"/>
    <w:rsid w:val="001160BF"/>
    <w:rsid w:val="00116525"/>
    <w:rsid w:val="001167C8"/>
    <w:rsid w:val="00116EF6"/>
    <w:rsid w:val="00117AF7"/>
    <w:rsid w:val="00117D20"/>
    <w:rsid w:val="00117E3B"/>
    <w:rsid w:val="001209D6"/>
    <w:rsid w:val="00120DBA"/>
    <w:rsid w:val="001219D6"/>
    <w:rsid w:val="00121A2B"/>
    <w:rsid w:val="001220DF"/>
    <w:rsid w:val="0012218C"/>
    <w:rsid w:val="00123368"/>
    <w:rsid w:val="00124167"/>
    <w:rsid w:val="00124875"/>
    <w:rsid w:val="001250AE"/>
    <w:rsid w:val="001253AA"/>
    <w:rsid w:val="00125580"/>
    <w:rsid w:val="00125979"/>
    <w:rsid w:val="00125CA6"/>
    <w:rsid w:val="001261A3"/>
    <w:rsid w:val="00126588"/>
    <w:rsid w:val="00126AED"/>
    <w:rsid w:val="00126CF6"/>
    <w:rsid w:val="00127345"/>
    <w:rsid w:val="00127414"/>
    <w:rsid w:val="00127BE1"/>
    <w:rsid w:val="00131501"/>
    <w:rsid w:val="00131919"/>
    <w:rsid w:val="00131C74"/>
    <w:rsid w:val="00131DF5"/>
    <w:rsid w:val="00132345"/>
    <w:rsid w:val="0013442F"/>
    <w:rsid w:val="001345E8"/>
    <w:rsid w:val="00135855"/>
    <w:rsid w:val="00135999"/>
    <w:rsid w:val="00135DC5"/>
    <w:rsid w:val="00135F2E"/>
    <w:rsid w:val="00137043"/>
    <w:rsid w:val="001370D3"/>
    <w:rsid w:val="001370F3"/>
    <w:rsid w:val="00137FA7"/>
    <w:rsid w:val="00140944"/>
    <w:rsid w:val="001415A5"/>
    <w:rsid w:val="00141737"/>
    <w:rsid w:val="00141845"/>
    <w:rsid w:val="00142330"/>
    <w:rsid w:val="00142772"/>
    <w:rsid w:val="001430CB"/>
    <w:rsid w:val="00143862"/>
    <w:rsid w:val="00143907"/>
    <w:rsid w:val="00143FAE"/>
    <w:rsid w:val="00144969"/>
    <w:rsid w:val="00144A32"/>
    <w:rsid w:val="0014574D"/>
    <w:rsid w:val="0014597E"/>
    <w:rsid w:val="00145FD3"/>
    <w:rsid w:val="00146034"/>
    <w:rsid w:val="001462D5"/>
    <w:rsid w:val="00146507"/>
    <w:rsid w:val="001467AE"/>
    <w:rsid w:val="00146B78"/>
    <w:rsid w:val="00146E95"/>
    <w:rsid w:val="001472EC"/>
    <w:rsid w:val="001477E5"/>
    <w:rsid w:val="0015011D"/>
    <w:rsid w:val="0015014A"/>
    <w:rsid w:val="00150735"/>
    <w:rsid w:val="0015073C"/>
    <w:rsid w:val="00150830"/>
    <w:rsid w:val="00150E3B"/>
    <w:rsid w:val="00150EF2"/>
    <w:rsid w:val="00151185"/>
    <w:rsid w:val="00151429"/>
    <w:rsid w:val="0015142E"/>
    <w:rsid w:val="00151FAC"/>
    <w:rsid w:val="00152BFB"/>
    <w:rsid w:val="001530B2"/>
    <w:rsid w:val="00153116"/>
    <w:rsid w:val="001531D2"/>
    <w:rsid w:val="00153312"/>
    <w:rsid w:val="00153A57"/>
    <w:rsid w:val="00153B21"/>
    <w:rsid w:val="00153FDC"/>
    <w:rsid w:val="00154DF8"/>
    <w:rsid w:val="001553A2"/>
    <w:rsid w:val="00155526"/>
    <w:rsid w:val="00155EB1"/>
    <w:rsid w:val="001575F7"/>
    <w:rsid w:val="0015774C"/>
    <w:rsid w:val="001578E3"/>
    <w:rsid w:val="0015795C"/>
    <w:rsid w:val="00157B00"/>
    <w:rsid w:val="00157BE0"/>
    <w:rsid w:val="00160E95"/>
    <w:rsid w:val="00160FC2"/>
    <w:rsid w:val="0016156E"/>
    <w:rsid w:val="00162463"/>
    <w:rsid w:val="0016281C"/>
    <w:rsid w:val="00162D10"/>
    <w:rsid w:val="00163C56"/>
    <w:rsid w:val="001641C2"/>
    <w:rsid w:val="0016475C"/>
    <w:rsid w:val="00164E63"/>
    <w:rsid w:val="001656AB"/>
    <w:rsid w:val="00165F2F"/>
    <w:rsid w:val="00165F51"/>
    <w:rsid w:val="00166004"/>
    <w:rsid w:val="00166125"/>
    <w:rsid w:val="001664B5"/>
    <w:rsid w:val="0016684C"/>
    <w:rsid w:val="00166E48"/>
    <w:rsid w:val="00167597"/>
    <w:rsid w:val="00167775"/>
    <w:rsid w:val="00167CD1"/>
    <w:rsid w:val="001709D5"/>
    <w:rsid w:val="00171581"/>
    <w:rsid w:val="00171ACF"/>
    <w:rsid w:val="00171E8F"/>
    <w:rsid w:val="00172112"/>
    <w:rsid w:val="00172279"/>
    <w:rsid w:val="00172456"/>
    <w:rsid w:val="00172593"/>
    <w:rsid w:val="00172619"/>
    <w:rsid w:val="001732DD"/>
    <w:rsid w:val="00173CE8"/>
    <w:rsid w:val="00174707"/>
    <w:rsid w:val="001749CD"/>
    <w:rsid w:val="00174D3F"/>
    <w:rsid w:val="0017505E"/>
    <w:rsid w:val="001758E8"/>
    <w:rsid w:val="00175C5F"/>
    <w:rsid w:val="00175E1A"/>
    <w:rsid w:val="00176709"/>
    <w:rsid w:val="00176C5A"/>
    <w:rsid w:val="00177517"/>
    <w:rsid w:val="00177797"/>
    <w:rsid w:val="00177F69"/>
    <w:rsid w:val="001806AD"/>
    <w:rsid w:val="00180ACB"/>
    <w:rsid w:val="00180EF3"/>
    <w:rsid w:val="00180FAD"/>
    <w:rsid w:val="001811C7"/>
    <w:rsid w:val="00181BEC"/>
    <w:rsid w:val="0018229C"/>
    <w:rsid w:val="00182477"/>
    <w:rsid w:val="0018289E"/>
    <w:rsid w:val="00182F4F"/>
    <w:rsid w:val="001838BE"/>
    <w:rsid w:val="001838FA"/>
    <w:rsid w:val="00183C58"/>
    <w:rsid w:val="00183CCF"/>
    <w:rsid w:val="00184298"/>
    <w:rsid w:val="0018472C"/>
    <w:rsid w:val="00184CEF"/>
    <w:rsid w:val="001853A6"/>
    <w:rsid w:val="0018551B"/>
    <w:rsid w:val="001859C4"/>
    <w:rsid w:val="00186D30"/>
    <w:rsid w:val="0018702E"/>
    <w:rsid w:val="00187142"/>
    <w:rsid w:val="001876AC"/>
    <w:rsid w:val="0018778D"/>
    <w:rsid w:val="00187EDF"/>
    <w:rsid w:val="001907C9"/>
    <w:rsid w:val="00190BFF"/>
    <w:rsid w:val="00190E4B"/>
    <w:rsid w:val="00191212"/>
    <w:rsid w:val="0019180E"/>
    <w:rsid w:val="001919EA"/>
    <w:rsid w:val="0019285C"/>
    <w:rsid w:val="00192AAC"/>
    <w:rsid w:val="00193EDD"/>
    <w:rsid w:val="00194600"/>
    <w:rsid w:val="00194897"/>
    <w:rsid w:val="00194AE9"/>
    <w:rsid w:val="00194B16"/>
    <w:rsid w:val="00194CFB"/>
    <w:rsid w:val="001956A1"/>
    <w:rsid w:val="00195D44"/>
    <w:rsid w:val="001966FC"/>
    <w:rsid w:val="00196758"/>
    <w:rsid w:val="00196C0E"/>
    <w:rsid w:val="001A01C7"/>
    <w:rsid w:val="001A024A"/>
    <w:rsid w:val="001A0997"/>
    <w:rsid w:val="001A0F5E"/>
    <w:rsid w:val="001A1B31"/>
    <w:rsid w:val="001A1C86"/>
    <w:rsid w:val="001A225E"/>
    <w:rsid w:val="001A2628"/>
    <w:rsid w:val="001A32DE"/>
    <w:rsid w:val="001A4009"/>
    <w:rsid w:val="001A4757"/>
    <w:rsid w:val="001A4C32"/>
    <w:rsid w:val="001A4E12"/>
    <w:rsid w:val="001A5189"/>
    <w:rsid w:val="001A51F1"/>
    <w:rsid w:val="001A55E1"/>
    <w:rsid w:val="001A5F02"/>
    <w:rsid w:val="001A6792"/>
    <w:rsid w:val="001A6D7B"/>
    <w:rsid w:val="001A73A5"/>
    <w:rsid w:val="001A75BF"/>
    <w:rsid w:val="001A7649"/>
    <w:rsid w:val="001A76F7"/>
    <w:rsid w:val="001A7EA9"/>
    <w:rsid w:val="001B08AF"/>
    <w:rsid w:val="001B1010"/>
    <w:rsid w:val="001B16A1"/>
    <w:rsid w:val="001B26E9"/>
    <w:rsid w:val="001B339D"/>
    <w:rsid w:val="001B3654"/>
    <w:rsid w:val="001B36AA"/>
    <w:rsid w:val="001B36BE"/>
    <w:rsid w:val="001B471E"/>
    <w:rsid w:val="001B4B38"/>
    <w:rsid w:val="001B4D65"/>
    <w:rsid w:val="001B5107"/>
    <w:rsid w:val="001B513A"/>
    <w:rsid w:val="001B582F"/>
    <w:rsid w:val="001B5895"/>
    <w:rsid w:val="001B5C6D"/>
    <w:rsid w:val="001B5E8D"/>
    <w:rsid w:val="001B5EE0"/>
    <w:rsid w:val="001B5F2F"/>
    <w:rsid w:val="001B60A9"/>
    <w:rsid w:val="001B64BB"/>
    <w:rsid w:val="001B674D"/>
    <w:rsid w:val="001B6A3B"/>
    <w:rsid w:val="001B7416"/>
    <w:rsid w:val="001C076F"/>
    <w:rsid w:val="001C0B36"/>
    <w:rsid w:val="001C1008"/>
    <w:rsid w:val="001C1923"/>
    <w:rsid w:val="001C1E5D"/>
    <w:rsid w:val="001C2293"/>
    <w:rsid w:val="001C2A9D"/>
    <w:rsid w:val="001C311A"/>
    <w:rsid w:val="001C39B2"/>
    <w:rsid w:val="001C48B5"/>
    <w:rsid w:val="001C4B19"/>
    <w:rsid w:val="001C4D07"/>
    <w:rsid w:val="001C5187"/>
    <w:rsid w:val="001C53FD"/>
    <w:rsid w:val="001C573C"/>
    <w:rsid w:val="001C6276"/>
    <w:rsid w:val="001C6597"/>
    <w:rsid w:val="001C6726"/>
    <w:rsid w:val="001C6F5C"/>
    <w:rsid w:val="001C78A8"/>
    <w:rsid w:val="001C79C2"/>
    <w:rsid w:val="001D02B8"/>
    <w:rsid w:val="001D0536"/>
    <w:rsid w:val="001D054A"/>
    <w:rsid w:val="001D0581"/>
    <w:rsid w:val="001D1661"/>
    <w:rsid w:val="001D203E"/>
    <w:rsid w:val="001D5E78"/>
    <w:rsid w:val="001D6DD2"/>
    <w:rsid w:val="001D6FFF"/>
    <w:rsid w:val="001D7AF2"/>
    <w:rsid w:val="001D7DF4"/>
    <w:rsid w:val="001E07D4"/>
    <w:rsid w:val="001E16CE"/>
    <w:rsid w:val="001E17A3"/>
    <w:rsid w:val="001E1D56"/>
    <w:rsid w:val="001E1EBC"/>
    <w:rsid w:val="001E1F06"/>
    <w:rsid w:val="001E208B"/>
    <w:rsid w:val="001E24B8"/>
    <w:rsid w:val="001E292E"/>
    <w:rsid w:val="001E33F2"/>
    <w:rsid w:val="001E38CF"/>
    <w:rsid w:val="001E3F3A"/>
    <w:rsid w:val="001E4013"/>
    <w:rsid w:val="001E44BA"/>
    <w:rsid w:val="001E47B0"/>
    <w:rsid w:val="001E4930"/>
    <w:rsid w:val="001E4973"/>
    <w:rsid w:val="001E55B3"/>
    <w:rsid w:val="001E61B1"/>
    <w:rsid w:val="001E6921"/>
    <w:rsid w:val="001E6D78"/>
    <w:rsid w:val="001E7888"/>
    <w:rsid w:val="001F0441"/>
    <w:rsid w:val="001F078F"/>
    <w:rsid w:val="001F0CA7"/>
    <w:rsid w:val="001F0E8E"/>
    <w:rsid w:val="001F0F6A"/>
    <w:rsid w:val="001F15D3"/>
    <w:rsid w:val="001F170F"/>
    <w:rsid w:val="001F20D5"/>
    <w:rsid w:val="001F226A"/>
    <w:rsid w:val="001F2302"/>
    <w:rsid w:val="001F37E6"/>
    <w:rsid w:val="001F3B63"/>
    <w:rsid w:val="001F3D18"/>
    <w:rsid w:val="001F3F65"/>
    <w:rsid w:val="001F46F5"/>
    <w:rsid w:val="001F485E"/>
    <w:rsid w:val="001F7351"/>
    <w:rsid w:val="001F77AE"/>
    <w:rsid w:val="001F783C"/>
    <w:rsid w:val="002003A3"/>
    <w:rsid w:val="00200BBE"/>
    <w:rsid w:val="00201681"/>
    <w:rsid w:val="00201A01"/>
    <w:rsid w:val="00201E96"/>
    <w:rsid w:val="00202378"/>
    <w:rsid w:val="002027EB"/>
    <w:rsid w:val="00202EEB"/>
    <w:rsid w:val="002036A0"/>
    <w:rsid w:val="0020394F"/>
    <w:rsid w:val="002040F3"/>
    <w:rsid w:val="00204584"/>
    <w:rsid w:val="00204BF0"/>
    <w:rsid w:val="00204DCB"/>
    <w:rsid w:val="00204E7B"/>
    <w:rsid w:val="00205147"/>
    <w:rsid w:val="00206905"/>
    <w:rsid w:val="00206938"/>
    <w:rsid w:val="00206DB0"/>
    <w:rsid w:val="00207136"/>
    <w:rsid w:val="002100BF"/>
    <w:rsid w:val="00210941"/>
    <w:rsid w:val="00210A2F"/>
    <w:rsid w:val="002110D9"/>
    <w:rsid w:val="002110FD"/>
    <w:rsid w:val="00211250"/>
    <w:rsid w:val="00212D26"/>
    <w:rsid w:val="00212EC2"/>
    <w:rsid w:val="0021308A"/>
    <w:rsid w:val="002130D6"/>
    <w:rsid w:val="00214112"/>
    <w:rsid w:val="002144E8"/>
    <w:rsid w:val="00214646"/>
    <w:rsid w:val="002148E6"/>
    <w:rsid w:val="002154DC"/>
    <w:rsid w:val="00215C85"/>
    <w:rsid w:val="00215DAB"/>
    <w:rsid w:val="002164F3"/>
    <w:rsid w:val="002165FF"/>
    <w:rsid w:val="00216D21"/>
    <w:rsid w:val="00216E49"/>
    <w:rsid w:val="00217272"/>
    <w:rsid w:val="00217671"/>
    <w:rsid w:val="00217F46"/>
    <w:rsid w:val="00217FA8"/>
    <w:rsid w:val="0022031B"/>
    <w:rsid w:val="0022356C"/>
    <w:rsid w:val="0022364A"/>
    <w:rsid w:val="00223C78"/>
    <w:rsid w:val="00223D5D"/>
    <w:rsid w:val="002247C1"/>
    <w:rsid w:val="002250BF"/>
    <w:rsid w:val="002257D2"/>
    <w:rsid w:val="00226297"/>
    <w:rsid w:val="002272E4"/>
    <w:rsid w:val="00227321"/>
    <w:rsid w:val="00227998"/>
    <w:rsid w:val="00227D07"/>
    <w:rsid w:val="00227ED2"/>
    <w:rsid w:val="00227FB8"/>
    <w:rsid w:val="00230112"/>
    <w:rsid w:val="0023047C"/>
    <w:rsid w:val="00230D87"/>
    <w:rsid w:val="002316F6"/>
    <w:rsid w:val="00231AA1"/>
    <w:rsid w:val="00232A48"/>
    <w:rsid w:val="00232C21"/>
    <w:rsid w:val="002330CD"/>
    <w:rsid w:val="00233918"/>
    <w:rsid w:val="00234138"/>
    <w:rsid w:val="002342FA"/>
    <w:rsid w:val="002345C2"/>
    <w:rsid w:val="002347F6"/>
    <w:rsid w:val="00234C30"/>
    <w:rsid w:val="00235D20"/>
    <w:rsid w:val="00236659"/>
    <w:rsid w:val="00237528"/>
    <w:rsid w:val="00237A97"/>
    <w:rsid w:val="002400EC"/>
    <w:rsid w:val="002403AC"/>
    <w:rsid w:val="002417B1"/>
    <w:rsid w:val="00241898"/>
    <w:rsid w:val="00242022"/>
    <w:rsid w:val="002427D4"/>
    <w:rsid w:val="0024312B"/>
    <w:rsid w:val="00243991"/>
    <w:rsid w:val="00243B16"/>
    <w:rsid w:val="00243BEF"/>
    <w:rsid w:val="002445A8"/>
    <w:rsid w:val="002445D5"/>
    <w:rsid w:val="00244904"/>
    <w:rsid w:val="00244DDC"/>
    <w:rsid w:val="0024552E"/>
    <w:rsid w:val="002459FF"/>
    <w:rsid w:val="002466D8"/>
    <w:rsid w:val="00246D18"/>
    <w:rsid w:val="00247857"/>
    <w:rsid w:val="00247C25"/>
    <w:rsid w:val="00247D17"/>
    <w:rsid w:val="00247F49"/>
    <w:rsid w:val="002502B7"/>
    <w:rsid w:val="002508CA"/>
    <w:rsid w:val="002509F1"/>
    <w:rsid w:val="00251399"/>
    <w:rsid w:val="00251473"/>
    <w:rsid w:val="00251524"/>
    <w:rsid w:val="00251FE3"/>
    <w:rsid w:val="0025259C"/>
    <w:rsid w:val="00252E53"/>
    <w:rsid w:val="002530FD"/>
    <w:rsid w:val="0025317E"/>
    <w:rsid w:val="00253A33"/>
    <w:rsid w:val="00253B21"/>
    <w:rsid w:val="00253D58"/>
    <w:rsid w:val="00254071"/>
    <w:rsid w:val="00254105"/>
    <w:rsid w:val="00255450"/>
    <w:rsid w:val="00255D69"/>
    <w:rsid w:val="00256AC7"/>
    <w:rsid w:val="00256AE5"/>
    <w:rsid w:val="00256CB9"/>
    <w:rsid w:val="0025770F"/>
    <w:rsid w:val="00260395"/>
    <w:rsid w:val="00260426"/>
    <w:rsid w:val="00260F93"/>
    <w:rsid w:val="002618F4"/>
    <w:rsid w:val="00262026"/>
    <w:rsid w:val="002621DB"/>
    <w:rsid w:val="00262375"/>
    <w:rsid w:val="002631AB"/>
    <w:rsid w:val="0026328F"/>
    <w:rsid w:val="00263610"/>
    <w:rsid w:val="0026378E"/>
    <w:rsid w:val="002637C9"/>
    <w:rsid w:val="002637E2"/>
    <w:rsid w:val="00263841"/>
    <w:rsid w:val="00263CB8"/>
    <w:rsid w:val="00263FCB"/>
    <w:rsid w:val="00264006"/>
    <w:rsid w:val="002640C1"/>
    <w:rsid w:val="0026454F"/>
    <w:rsid w:val="0026461F"/>
    <w:rsid w:val="00264660"/>
    <w:rsid w:val="0026478E"/>
    <w:rsid w:val="00264A85"/>
    <w:rsid w:val="002656FA"/>
    <w:rsid w:val="00265EA6"/>
    <w:rsid w:val="00266127"/>
    <w:rsid w:val="00267BD2"/>
    <w:rsid w:val="00267E88"/>
    <w:rsid w:val="002709F9"/>
    <w:rsid w:val="00270A60"/>
    <w:rsid w:val="0027115F"/>
    <w:rsid w:val="00271179"/>
    <w:rsid w:val="002717C5"/>
    <w:rsid w:val="00272027"/>
    <w:rsid w:val="002724D6"/>
    <w:rsid w:val="00272C2D"/>
    <w:rsid w:val="00272FA3"/>
    <w:rsid w:val="00273E4F"/>
    <w:rsid w:val="00274056"/>
    <w:rsid w:val="00274120"/>
    <w:rsid w:val="002742DB"/>
    <w:rsid w:val="002742EC"/>
    <w:rsid w:val="00274F51"/>
    <w:rsid w:val="00274FAE"/>
    <w:rsid w:val="002755B5"/>
    <w:rsid w:val="002755E4"/>
    <w:rsid w:val="00275821"/>
    <w:rsid w:val="00276594"/>
    <w:rsid w:val="002767BF"/>
    <w:rsid w:val="00276CA9"/>
    <w:rsid w:val="00276D84"/>
    <w:rsid w:val="002771AF"/>
    <w:rsid w:val="00280A74"/>
    <w:rsid w:val="00281442"/>
    <w:rsid w:val="0028342D"/>
    <w:rsid w:val="0028379E"/>
    <w:rsid w:val="00283922"/>
    <w:rsid w:val="00283CC3"/>
    <w:rsid w:val="00283DE2"/>
    <w:rsid w:val="002845F4"/>
    <w:rsid w:val="00285326"/>
    <w:rsid w:val="002856EC"/>
    <w:rsid w:val="00286402"/>
    <w:rsid w:val="00286D3E"/>
    <w:rsid w:val="00286FCE"/>
    <w:rsid w:val="002870C0"/>
    <w:rsid w:val="002872DB"/>
    <w:rsid w:val="002878FE"/>
    <w:rsid w:val="00287D00"/>
    <w:rsid w:val="00287D46"/>
    <w:rsid w:val="00287FAA"/>
    <w:rsid w:val="00290081"/>
    <w:rsid w:val="00290370"/>
    <w:rsid w:val="002909CE"/>
    <w:rsid w:val="00290DEB"/>
    <w:rsid w:val="00291607"/>
    <w:rsid w:val="00291880"/>
    <w:rsid w:val="00291D3E"/>
    <w:rsid w:val="00291FD1"/>
    <w:rsid w:val="00292517"/>
    <w:rsid w:val="00292AF0"/>
    <w:rsid w:val="00293041"/>
    <w:rsid w:val="0029430D"/>
    <w:rsid w:val="00296052"/>
    <w:rsid w:val="002966BD"/>
    <w:rsid w:val="002970A7"/>
    <w:rsid w:val="002A0867"/>
    <w:rsid w:val="002A09B9"/>
    <w:rsid w:val="002A0D13"/>
    <w:rsid w:val="002A2759"/>
    <w:rsid w:val="002A37A1"/>
    <w:rsid w:val="002A3A9C"/>
    <w:rsid w:val="002A480B"/>
    <w:rsid w:val="002A4CA8"/>
    <w:rsid w:val="002A53EC"/>
    <w:rsid w:val="002A544D"/>
    <w:rsid w:val="002A5C79"/>
    <w:rsid w:val="002A6119"/>
    <w:rsid w:val="002A78EE"/>
    <w:rsid w:val="002A7C74"/>
    <w:rsid w:val="002B0334"/>
    <w:rsid w:val="002B12F2"/>
    <w:rsid w:val="002B1599"/>
    <w:rsid w:val="002B1A58"/>
    <w:rsid w:val="002B1BEE"/>
    <w:rsid w:val="002B1E49"/>
    <w:rsid w:val="002B270C"/>
    <w:rsid w:val="002B2838"/>
    <w:rsid w:val="002B2E6C"/>
    <w:rsid w:val="002B2EBA"/>
    <w:rsid w:val="002B2F20"/>
    <w:rsid w:val="002B30EA"/>
    <w:rsid w:val="002B3C78"/>
    <w:rsid w:val="002B3EF2"/>
    <w:rsid w:val="002B4E32"/>
    <w:rsid w:val="002B5ABB"/>
    <w:rsid w:val="002B60B4"/>
    <w:rsid w:val="002B6385"/>
    <w:rsid w:val="002B752B"/>
    <w:rsid w:val="002B7931"/>
    <w:rsid w:val="002B7933"/>
    <w:rsid w:val="002B7C9C"/>
    <w:rsid w:val="002B7FFA"/>
    <w:rsid w:val="002C01F8"/>
    <w:rsid w:val="002C0888"/>
    <w:rsid w:val="002C0D07"/>
    <w:rsid w:val="002C11AC"/>
    <w:rsid w:val="002C1654"/>
    <w:rsid w:val="002C1A4B"/>
    <w:rsid w:val="002C1C7F"/>
    <w:rsid w:val="002C2A54"/>
    <w:rsid w:val="002C2AB8"/>
    <w:rsid w:val="002C2B00"/>
    <w:rsid w:val="002C31BE"/>
    <w:rsid w:val="002C3853"/>
    <w:rsid w:val="002C3FA8"/>
    <w:rsid w:val="002C44A5"/>
    <w:rsid w:val="002C4ACE"/>
    <w:rsid w:val="002C53F8"/>
    <w:rsid w:val="002C55DB"/>
    <w:rsid w:val="002C6094"/>
    <w:rsid w:val="002C67A7"/>
    <w:rsid w:val="002C6DE9"/>
    <w:rsid w:val="002C7803"/>
    <w:rsid w:val="002C7DD7"/>
    <w:rsid w:val="002D0EAA"/>
    <w:rsid w:val="002D10F0"/>
    <w:rsid w:val="002D118D"/>
    <w:rsid w:val="002D13E0"/>
    <w:rsid w:val="002D26D5"/>
    <w:rsid w:val="002D292A"/>
    <w:rsid w:val="002D2F9E"/>
    <w:rsid w:val="002D4445"/>
    <w:rsid w:val="002D49FE"/>
    <w:rsid w:val="002D4D79"/>
    <w:rsid w:val="002D5446"/>
    <w:rsid w:val="002D5971"/>
    <w:rsid w:val="002D6B2F"/>
    <w:rsid w:val="002D75F4"/>
    <w:rsid w:val="002D7D69"/>
    <w:rsid w:val="002E016C"/>
    <w:rsid w:val="002E0B6D"/>
    <w:rsid w:val="002E0BBD"/>
    <w:rsid w:val="002E0DB1"/>
    <w:rsid w:val="002E0FE2"/>
    <w:rsid w:val="002E106E"/>
    <w:rsid w:val="002E1D2C"/>
    <w:rsid w:val="002E21E1"/>
    <w:rsid w:val="002E22AE"/>
    <w:rsid w:val="002E22E6"/>
    <w:rsid w:val="002E31D6"/>
    <w:rsid w:val="002E34EA"/>
    <w:rsid w:val="002E3767"/>
    <w:rsid w:val="002E3B4D"/>
    <w:rsid w:val="002E3D0C"/>
    <w:rsid w:val="002E3DDA"/>
    <w:rsid w:val="002E3E22"/>
    <w:rsid w:val="002E43A2"/>
    <w:rsid w:val="002E43D9"/>
    <w:rsid w:val="002E553F"/>
    <w:rsid w:val="002E57B7"/>
    <w:rsid w:val="002E5820"/>
    <w:rsid w:val="002E58A1"/>
    <w:rsid w:val="002E6466"/>
    <w:rsid w:val="002E683E"/>
    <w:rsid w:val="002E6934"/>
    <w:rsid w:val="002E6E55"/>
    <w:rsid w:val="002E76BC"/>
    <w:rsid w:val="002E7CDE"/>
    <w:rsid w:val="002F0A19"/>
    <w:rsid w:val="002F0A43"/>
    <w:rsid w:val="002F0AD8"/>
    <w:rsid w:val="002F0F4E"/>
    <w:rsid w:val="002F19F3"/>
    <w:rsid w:val="002F22EB"/>
    <w:rsid w:val="002F2775"/>
    <w:rsid w:val="002F3BFE"/>
    <w:rsid w:val="002F3E27"/>
    <w:rsid w:val="002F49E0"/>
    <w:rsid w:val="002F4E69"/>
    <w:rsid w:val="002F5112"/>
    <w:rsid w:val="002F525C"/>
    <w:rsid w:val="002F6155"/>
    <w:rsid w:val="002F6197"/>
    <w:rsid w:val="002F6202"/>
    <w:rsid w:val="002F62B4"/>
    <w:rsid w:val="002F6341"/>
    <w:rsid w:val="002F6DD1"/>
    <w:rsid w:val="002F7392"/>
    <w:rsid w:val="002F73A4"/>
    <w:rsid w:val="002F75B9"/>
    <w:rsid w:val="002F765F"/>
    <w:rsid w:val="002F78BD"/>
    <w:rsid w:val="002F7C83"/>
    <w:rsid w:val="002F7F98"/>
    <w:rsid w:val="003005A9"/>
    <w:rsid w:val="00300BBF"/>
    <w:rsid w:val="00300CC9"/>
    <w:rsid w:val="00301686"/>
    <w:rsid w:val="0030193C"/>
    <w:rsid w:val="00302E4D"/>
    <w:rsid w:val="00303401"/>
    <w:rsid w:val="0030344F"/>
    <w:rsid w:val="003034E4"/>
    <w:rsid w:val="003037A9"/>
    <w:rsid w:val="003038D9"/>
    <w:rsid w:val="0030421F"/>
    <w:rsid w:val="0030477A"/>
    <w:rsid w:val="00304E83"/>
    <w:rsid w:val="0030545A"/>
    <w:rsid w:val="00305A13"/>
    <w:rsid w:val="00305CD2"/>
    <w:rsid w:val="00305DCD"/>
    <w:rsid w:val="00305EEA"/>
    <w:rsid w:val="0030653B"/>
    <w:rsid w:val="00306960"/>
    <w:rsid w:val="00306F62"/>
    <w:rsid w:val="00306F9F"/>
    <w:rsid w:val="00307329"/>
    <w:rsid w:val="0030754A"/>
    <w:rsid w:val="00307BEF"/>
    <w:rsid w:val="0031037C"/>
    <w:rsid w:val="003103C9"/>
    <w:rsid w:val="00310F7D"/>
    <w:rsid w:val="00311A72"/>
    <w:rsid w:val="00311E07"/>
    <w:rsid w:val="0031245B"/>
    <w:rsid w:val="00312B7F"/>
    <w:rsid w:val="003133F2"/>
    <w:rsid w:val="00313A05"/>
    <w:rsid w:val="00313F97"/>
    <w:rsid w:val="003143B4"/>
    <w:rsid w:val="00314449"/>
    <w:rsid w:val="0031562F"/>
    <w:rsid w:val="00315CF1"/>
    <w:rsid w:val="00316226"/>
    <w:rsid w:val="00316D72"/>
    <w:rsid w:val="00317DE7"/>
    <w:rsid w:val="00317EA9"/>
    <w:rsid w:val="0032038E"/>
    <w:rsid w:val="003204FC"/>
    <w:rsid w:val="0032089E"/>
    <w:rsid w:val="00320907"/>
    <w:rsid w:val="003219AF"/>
    <w:rsid w:val="00321F60"/>
    <w:rsid w:val="003230A8"/>
    <w:rsid w:val="00324756"/>
    <w:rsid w:val="00324CD0"/>
    <w:rsid w:val="00324E46"/>
    <w:rsid w:val="0032501D"/>
    <w:rsid w:val="00326692"/>
    <w:rsid w:val="00327178"/>
    <w:rsid w:val="0032720A"/>
    <w:rsid w:val="00327A46"/>
    <w:rsid w:val="00327AB0"/>
    <w:rsid w:val="00330A16"/>
    <w:rsid w:val="00331461"/>
    <w:rsid w:val="003314F5"/>
    <w:rsid w:val="00331CAB"/>
    <w:rsid w:val="00331F83"/>
    <w:rsid w:val="00332024"/>
    <w:rsid w:val="00332306"/>
    <w:rsid w:val="00332E48"/>
    <w:rsid w:val="00332ED3"/>
    <w:rsid w:val="003337E0"/>
    <w:rsid w:val="003345D6"/>
    <w:rsid w:val="00334DE3"/>
    <w:rsid w:val="003353F7"/>
    <w:rsid w:val="003357B8"/>
    <w:rsid w:val="00335C79"/>
    <w:rsid w:val="00336388"/>
    <w:rsid w:val="003374EB"/>
    <w:rsid w:val="003376D8"/>
    <w:rsid w:val="00337E79"/>
    <w:rsid w:val="0034031B"/>
    <w:rsid w:val="00340439"/>
    <w:rsid w:val="003407D9"/>
    <w:rsid w:val="00340BDF"/>
    <w:rsid w:val="00340DCE"/>
    <w:rsid w:val="003411C8"/>
    <w:rsid w:val="003416A2"/>
    <w:rsid w:val="00341AFE"/>
    <w:rsid w:val="00341BC2"/>
    <w:rsid w:val="0034297D"/>
    <w:rsid w:val="00342B3B"/>
    <w:rsid w:val="00343145"/>
    <w:rsid w:val="00343B9F"/>
    <w:rsid w:val="00343C02"/>
    <w:rsid w:val="003444E3"/>
    <w:rsid w:val="003444F7"/>
    <w:rsid w:val="0034459B"/>
    <w:rsid w:val="00344643"/>
    <w:rsid w:val="0034486A"/>
    <w:rsid w:val="00344FAB"/>
    <w:rsid w:val="0034552A"/>
    <w:rsid w:val="003456DE"/>
    <w:rsid w:val="0034632B"/>
    <w:rsid w:val="00346A07"/>
    <w:rsid w:val="00346A51"/>
    <w:rsid w:val="00346AEE"/>
    <w:rsid w:val="00346D15"/>
    <w:rsid w:val="003470C7"/>
    <w:rsid w:val="0034716E"/>
    <w:rsid w:val="003502AD"/>
    <w:rsid w:val="003502F3"/>
    <w:rsid w:val="00351122"/>
    <w:rsid w:val="00351498"/>
    <w:rsid w:val="003516DA"/>
    <w:rsid w:val="00351BD7"/>
    <w:rsid w:val="00352270"/>
    <w:rsid w:val="00352FD4"/>
    <w:rsid w:val="003534A6"/>
    <w:rsid w:val="00354B9F"/>
    <w:rsid w:val="003551F0"/>
    <w:rsid w:val="00355609"/>
    <w:rsid w:val="0035569E"/>
    <w:rsid w:val="00355E17"/>
    <w:rsid w:val="00357CC9"/>
    <w:rsid w:val="00357D49"/>
    <w:rsid w:val="003602F1"/>
    <w:rsid w:val="0036058A"/>
    <w:rsid w:val="003605E9"/>
    <w:rsid w:val="00360685"/>
    <w:rsid w:val="00360B46"/>
    <w:rsid w:val="0036100C"/>
    <w:rsid w:val="0036101F"/>
    <w:rsid w:val="00361470"/>
    <w:rsid w:val="003615E2"/>
    <w:rsid w:val="003616A6"/>
    <w:rsid w:val="00362105"/>
    <w:rsid w:val="0036245B"/>
    <w:rsid w:val="0036256E"/>
    <w:rsid w:val="003627BE"/>
    <w:rsid w:val="003628DD"/>
    <w:rsid w:val="0036290F"/>
    <w:rsid w:val="00362C5B"/>
    <w:rsid w:val="00364561"/>
    <w:rsid w:val="00364E5B"/>
    <w:rsid w:val="0036679C"/>
    <w:rsid w:val="003676EA"/>
    <w:rsid w:val="00367B8D"/>
    <w:rsid w:val="00367FE9"/>
    <w:rsid w:val="00371084"/>
    <w:rsid w:val="00371135"/>
    <w:rsid w:val="00371A13"/>
    <w:rsid w:val="00371EDC"/>
    <w:rsid w:val="003724D4"/>
    <w:rsid w:val="00372C00"/>
    <w:rsid w:val="0037372C"/>
    <w:rsid w:val="00373F12"/>
    <w:rsid w:val="00374183"/>
    <w:rsid w:val="003746F5"/>
    <w:rsid w:val="003747B2"/>
    <w:rsid w:val="00375044"/>
    <w:rsid w:val="003753C9"/>
    <w:rsid w:val="00375C8C"/>
    <w:rsid w:val="00376674"/>
    <w:rsid w:val="003776D4"/>
    <w:rsid w:val="0037796C"/>
    <w:rsid w:val="00377E06"/>
    <w:rsid w:val="003802A6"/>
    <w:rsid w:val="0038033B"/>
    <w:rsid w:val="00380454"/>
    <w:rsid w:val="003805A7"/>
    <w:rsid w:val="00381174"/>
    <w:rsid w:val="003814CB"/>
    <w:rsid w:val="00381F2B"/>
    <w:rsid w:val="00381F7D"/>
    <w:rsid w:val="003820FF"/>
    <w:rsid w:val="00382942"/>
    <w:rsid w:val="00382B85"/>
    <w:rsid w:val="00382C1D"/>
    <w:rsid w:val="003842D0"/>
    <w:rsid w:val="00384A7C"/>
    <w:rsid w:val="00385760"/>
    <w:rsid w:val="00386935"/>
    <w:rsid w:val="00386D60"/>
    <w:rsid w:val="00387140"/>
    <w:rsid w:val="00390C95"/>
    <w:rsid w:val="003910B6"/>
    <w:rsid w:val="00391783"/>
    <w:rsid w:val="00392597"/>
    <w:rsid w:val="003939BF"/>
    <w:rsid w:val="0039432A"/>
    <w:rsid w:val="0039597B"/>
    <w:rsid w:val="0039645F"/>
    <w:rsid w:val="003966BB"/>
    <w:rsid w:val="00396835"/>
    <w:rsid w:val="00397167"/>
    <w:rsid w:val="0039747A"/>
    <w:rsid w:val="00397952"/>
    <w:rsid w:val="00397B3F"/>
    <w:rsid w:val="003A03DA"/>
    <w:rsid w:val="003A11F9"/>
    <w:rsid w:val="003A16C2"/>
    <w:rsid w:val="003A1CAA"/>
    <w:rsid w:val="003A1F94"/>
    <w:rsid w:val="003A24CA"/>
    <w:rsid w:val="003A279C"/>
    <w:rsid w:val="003A2A9D"/>
    <w:rsid w:val="003A2B53"/>
    <w:rsid w:val="003A2E08"/>
    <w:rsid w:val="003A3DF0"/>
    <w:rsid w:val="003A4561"/>
    <w:rsid w:val="003A467A"/>
    <w:rsid w:val="003A47C6"/>
    <w:rsid w:val="003A496F"/>
    <w:rsid w:val="003A4A96"/>
    <w:rsid w:val="003A561A"/>
    <w:rsid w:val="003A5EFC"/>
    <w:rsid w:val="003A5FC0"/>
    <w:rsid w:val="003A6550"/>
    <w:rsid w:val="003A6BF1"/>
    <w:rsid w:val="003A72E8"/>
    <w:rsid w:val="003A74AF"/>
    <w:rsid w:val="003A76BF"/>
    <w:rsid w:val="003A7AB4"/>
    <w:rsid w:val="003B00A7"/>
    <w:rsid w:val="003B00D6"/>
    <w:rsid w:val="003B0221"/>
    <w:rsid w:val="003B17F5"/>
    <w:rsid w:val="003B2FD3"/>
    <w:rsid w:val="003B3DC9"/>
    <w:rsid w:val="003B4A5C"/>
    <w:rsid w:val="003B4AB0"/>
    <w:rsid w:val="003B6B35"/>
    <w:rsid w:val="003B6B80"/>
    <w:rsid w:val="003B7468"/>
    <w:rsid w:val="003B791B"/>
    <w:rsid w:val="003C018A"/>
    <w:rsid w:val="003C0ED0"/>
    <w:rsid w:val="003C23B1"/>
    <w:rsid w:val="003C2532"/>
    <w:rsid w:val="003C2A07"/>
    <w:rsid w:val="003C2B65"/>
    <w:rsid w:val="003C2F09"/>
    <w:rsid w:val="003C35DD"/>
    <w:rsid w:val="003C3858"/>
    <w:rsid w:val="003C3D10"/>
    <w:rsid w:val="003C4859"/>
    <w:rsid w:val="003C5289"/>
    <w:rsid w:val="003C6300"/>
    <w:rsid w:val="003C630F"/>
    <w:rsid w:val="003C682C"/>
    <w:rsid w:val="003C68A7"/>
    <w:rsid w:val="003C7323"/>
    <w:rsid w:val="003C7525"/>
    <w:rsid w:val="003C7858"/>
    <w:rsid w:val="003D136A"/>
    <w:rsid w:val="003D13FD"/>
    <w:rsid w:val="003D1DFC"/>
    <w:rsid w:val="003D2745"/>
    <w:rsid w:val="003D2816"/>
    <w:rsid w:val="003D2858"/>
    <w:rsid w:val="003D29BA"/>
    <w:rsid w:val="003D2F48"/>
    <w:rsid w:val="003D2FDF"/>
    <w:rsid w:val="003D3357"/>
    <w:rsid w:val="003D383C"/>
    <w:rsid w:val="003D39AB"/>
    <w:rsid w:val="003D39E0"/>
    <w:rsid w:val="003D4A1A"/>
    <w:rsid w:val="003D4F16"/>
    <w:rsid w:val="003D6426"/>
    <w:rsid w:val="003D6512"/>
    <w:rsid w:val="003D7076"/>
    <w:rsid w:val="003E18E3"/>
    <w:rsid w:val="003E22B1"/>
    <w:rsid w:val="003E27BF"/>
    <w:rsid w:val="003E32FC"/>
    <w:rsid w:val="003E3464"/>
    <w:rsid w:val="003E6BD2"/>
    <w:rsid w:val="003E7631"/>
    <w:rsid w:val="003E78DC"/>
    <w:rsid w:val="003E7D0D"/>
    <w:rsid w:val="003F0435"/>
    <w:rsid w:val="003F054F"/>
    <w:rsid w:val="003F0595"/>
    <w:rsid w:val="003F06EC"/>
    <w:rsid w:val="003F0B3B"/>
    <w:rsid w:val="003F0C15"/>
    <w:rsid w:val="003F1085"/>
    <w:rsid w:val="003F16D2"/>
    <w:rsid w:val="003F1BFD"/>
    <w:rsid w:val="003F1E04"/>
    <w:rsid w:val="003F1F5B"/>
    <w:rsid w:val="003F20DF"/>
    <w:rsid w:val="003F2407"/>
    <w:rsid w:val="003F2547"/>
    <w:rsid w:val="003F25C7"/>
    <w:rsid w:val="003F3959"/>
    <w:rsid w:val="003F3D39"/>
    <w:rsid w:val="003F3D3A"/>
    <w:rsid w:val="003F45E7"/>
    <w:rsid w:val="003F482A"/>
    <w:rsid w:val="003F4A54"/>
    <w:rsid w:val="003F5AFA"/>
    <w:rsid w:val="003F5CF2"/>
    <w:rsid w:val="003F6362"/>
    <w:rsid w:val="003F6948"/>
    <w:rsid w:val="003F6AFE"/>
    <w:rsid w:val="003F7084"/>
    <w:rsid w:val="003F7666"/>
    <w:rsid w:val="003F7E04"/>
    <w:rsid w:val="00400384"/>
    <w:rsid w:val="004012F5"/>
    <w:rsid w:val="004014E7"/>
    <w:rsid w:val="00401510"/>
    <w:rsid w:val="00401752"/>
    <w:rsid w:val="004018DD"/>
    <w:rsid w:val="00401C30"/>
    <w:rsid w:val="0040235A"/>
    <w:rsid w:val="004025D6"/>
    <w:rsid w:val="004026D5"/>
    <w:rsid w:val="00402DA1"/>
    <w:rsid w:val="00403837"/>
    <w:rsid w:val="00403C71"/>
    <w:rsid w:val="00403E2F"/>
    <w:rsid w:val="00404576"/>
    <w:rsid w:val="004048D3"/>
    <w:rsid w:val="00405844"/>
    <w:rsid w:val="00406146"/>
    <w:rsid w:val="0040645D"/>
    <w:rsid w:val="004076FA"/>
    <w:rsid w:val="00407E99"/>
    <w:rsid w:val="004114F0"/>
    <w:rsid w:val="00411862"/>
    <w:rsid w:val="004118F2"/>
    <w:rsid w:val="00411F36"/>
    <w:rsid w:val="004123C7"/>
    <w:rsid w:val="00412777"/>
    <w:rsid w:val="004128B2"/>
    <w:rsid w:val="0041358E"/>
    <w:rsid w:val="00413692"/>
    <w:rsid w:val="00413F44"/>
    <w:rsid w:val="00413F92"/>
    <w:rsid w:val="00414765"/>
    <w:rsid w:val="0041498E"/>
    <w:rsid w:val="00414A17"/>
    <w:rsid w:val="004153FC"/>
    <w:rsid w:val="00415AFD"/>
    <w:rsid w:val="00416154"/>
    <w:rsid w:val="004162F4"/>
    <w:rsid w:val="0041630D"/>
    <w:rsid w:val="0041684C"/>
    <w:rsid w:val="00416A42"/>
    <w:rsid w:val="00417786"/>
    <w:rsid w:val="00417934"/>
    <w:rsid w:val="004179EC"/>
    <w:rsid w:val="00417EB3"/>
    <w:rsid w:val="0042014E"/>
    <w:rsid w:val="004215C9"/>
    <w:rsid w:val="00421995"/>
    <w:rsid w:val="004221A1"/>
    <w:rsid w:val="00422993"/>
    <w:rsid w:val="00422A93"/>
    <w:rsid w:val="00422DEA"/>
    <w:rsid w:val="00422F2A"/>
    <w:rsid w:val="00422F85"/>
    <w:rsid w:val="00423D47"/>
    <w:rsid w:val="00424391"/>
    <w:rsid w:val="00424616"/>
    <w:rsid w:val="00424C8B"/>
    <w:rsid w:val="00425855"/>
    <w:rsid w:val="00425D7A"/>
    <w:rsid w:val="00426550"/>
    <w:rsid w:val="00426B42"/>
    <w:rsid w:val="004273D7"/>
    <w:rsid w:val="004274CB"/>
    <w:rsid w:val="00430EDC"/>
    <w:rsid w:val="00430F7A"/>
    <w:rsid w:val="00431A99"/>
    <w:rsid w:val="00431B85"/>
    <w:rsid w:val="00432BD8"/>
    <w:rsid w:val="00432CFD"/>
    <w:rsid w:val="00432D39"/>
    <w:rsid w:val="00432FC2"/>
    <w:rsid w:val="00433BAF"/>
    <w:rsid w:val="00433FEA"/>
    <w:rsid w:val="00434879"/>
    <w:rsid w:val="00434A45"/>
    <w:rsid w:val="0043508C"/>
    <w:rsid w:val="00435A3F"/>
    <w:rsid w:val="00435D36"/>
    <w:rsid w:val="004369A2"/>
    <w:rsid w:val="00436CAA"/>
    <w:rsid w:val="0043766F"/>
    <w:rsid w:val="00437D76"/>
    <w:rsid w:val="00440323"/>
    <w:rsid w:val="0044059E"/>
    <w:rsid w:val="004407E2"/>
    <w:rsid w:val="00441B38"/>
    <w:rsid w:val="004427C1"/>
    <w:rsid w:val="00443A64"/>
    <w:rsid w:val="004446E5"/>
    <w:rsid w:val="0044481C"/>
    <w:rsid w:val="00445356"/>
    <w:rsid w:val="0044577E"/>
    <w:rsid w:val="00446949"/>
    <w:rsid w:val="00446B4B"/>
    <w:rsid w:val="00447220"/>
    <w:rsid w:val="00447F24"/>
    <w:rsid w:val="004503F6"/>
    <w:rsid w:val="00450ADE"/>
    <w:rsid w:val="00450BFB"/>
    <w:rsid w:val="00451455"/>
    <w:rsid w:val="004521DF"/>
    <w:rsid w:val="004525E7"/>
    <w:rsid w:val="00452AB4"/>
    <w:rsid w:val="00452B2E"/>
    <w:rsid w:val="00452BDF"/>
    <w:rsid w:val="004534A8"/>
    <w:rsid w:val="004534A9"/>
    <w:rsid w:val="004535BA"/>
    <w:rsid w:val="0045369B"/>
    <w:rsid w:val="004539A9"/>
    <w:rsid w:val="00453E32"/>
    <w:rsid w:val="00454445"/>
    <w:rsid w:val="004546E9"/>
    <w:rsid w:val="00454D01"/>
    <w:rsid w:val="00454F86"/>
    <w:rsid w:val="004550C9"/>
    <w:rsid w:val="004565EA"/>
    <w:rsid w:val="00456C38"/>
    <w:rsid w:val="00456E6C"/>
    <w:rsid w:val="00460C2C"/>
    <w:rsid w:val="0046164D"/>
    <w:rsid w:val="00461A4C"/>
    <w:rsid w:val="004624DE"/>
    <w:rsid w:val="00463316"/>
    <w:rsid w:val="00463700"/>
    <w:rsid w:val="004639A7"/>
    <w:rsid w:val="00463AC4"/>
    <w:rsid w:val="00463B5F"/>
    <w:rsid w:val="0046488B"/>
    <w:rsid w:val="00464BA9"/>
    <w:rsid w:val="00465B05"/>
    <w:rsid w:val="00465D30"/>
    <w:rsid w:val="00465EFA"/>
    <w:rsid w:val="00465F36"/>
    <w:rsid w:val="00465F42"/>
    <w:rsid w:val="0046661D"/>
    <w:rsid w:val="00466918"/>
    <w:rsid w:val="00466DCB"/>
    <w:rsid w:val="00467214"/>
    <w:rsid w:val="00467BEC"/>
    <w:rsid w:val="00467E2C"/>
    <w:rsid w:val="00467F50"/>
    <w:rsid w:val="00470289"/>
    <w:rsid w:val="00470BE0"/>
    <w:rsid w:val="00470DB0"/>
    <w:rsid w:val="00472166"/>
    <w:rsid w:val="00472983"/>
    <w:rsid w:val="004732BA"/>
    <w:rsid w:val="00474716"/>
    <w:rsid w:val="0047492A"/>
    <w:rsid w:val="00474E37"/>
    <w:rsid w:val="004751A4"/>
    <w:rsid w:val="00475F5B"/>
    <w:rsid w:val="00476140"/>
    <w:rsid w:val="0047680E"/>
    <w:rsid w:val="00476FD9"/>
    <w:rsid w:val="004771F9"/>
    <w:rsid w:val="00480053"/>
    <w:rsid w:val="004806DA"/>
    <w:rsid w:val="00480C97"/>
    <w:rsid w:val="00480E5D"/>
    <w:rsid w:val="004810CC"/>
    <w:rsid w:val="00481A05"/>
    <w:rsid w:val="00481A39"/>
    <w:rsid w:val="00481A9C"/>
    <w:rsid w:val="00482FF6"/>
    <w:rsid w:val="00483A84"/>
    <w:rsid w:val="00484050"/>
    <w:rsid w:val="0048412A"/>
    <w:rsid w:val="00484240"/>
    <w:rsid w:val="0048429A"/>
    <w:rsid w:val="0048449F"/>
    <w:rsid w:val="00484B96"/>
    <w:rsid w:val="0048522E"/>
    <w:rsid w:val="00485F83"/>
    <w:rsid w:val="00486063"/>
    <w:rsid w:val="004862CA"/>
    <w:rsid w:val="0048655F"/>
    <w:rsid w:val="004875B5"/>
    <w:rsid w:val="00487DD1"/>
    <w:rsid w:val="004905DC"/>
    <w:rsid w:val="00490C9E"/>
    <w:rsid w:val="00490F89"/>
    <w:rsid w:val="00491442"/>
    <w:rsid w:val="004918D4"/>
    <w:rsid w:val="00491934"/>
    <w:rsid w:val="00491E17"/>
    <w:rsid w:val="004920AE"/>
    <w:rsid w:val="0049258E"/>
    <w:rsid w:val="004929D8"/>
    <w:rsid w:val="00492AE3"/>
    <w:rsid w:val="00492B02"/>
    <w:rsid w:val="0049332B"/>
    <w:rsid w:val="00493CB9"/>
    <w:rsid w:val="004947D2"/>
    <w:rsid w:val="00494DB7"/>
    <w:rsid w:val="00495CB2"/>
    <w:rsid w:val="00495FE0"/>
    <w:rsid w:val="0049614B"/>
    <w:rsid w:val="0049627E"/>
    <w:rsid w:val="004975CB"/>
    <w:rsid w:val="00497859"/>
    <w:rsid w:val="004978EC"/>
    <w:rsid w:val="0049796A"/>
    <w:rsid w:val="00497CE1"/>
    <w:rsid w:val="004A0950"/>
    <w:rsid w:val="004A0E6B"/>
    <w:rsid w:val="004A1589"/>
    <w:rsid w:val="004A260E"/>
    <w:rsid w:val="004A27DC"/>
    <w:rsid w:val="004A27F9"/>
    <w:rsid w:val="004A2866"/>
    <w:rsid w:val="004A2CB0"/>
    <w:rsid w:val="004A3B52"/>
    <w:rsid w:val="004A3FC8"/>
    <w:rsid w:val="004A485C"/>
    <w:rsid w:val="004A5AC6"/>
    <w:rsid w:val="004A5C65"/>
    <w:rsid w:val="004A6377"/>
    <w:rsid w:val="004A654D"/>
    <w:rsid w:val="004A6AA0"/>
    <w:rsid w:val="004A6B7A"/>
    <w:rsid w:val="004A7021"/>
    <w:rsid w:val="004A728D"/>
    <w:rsid w:val="004A7D41"/>
    <w:rsid w:val="004B1326"/>
    <w:rsid w:val="004B14DA"/>
    <w:rsid w:val="004B2187"/>
    <w:rsid w:val="004B23DD"/>
    <w:rsid w:val="004B2580"/>
    <w:rsid w:val="004B277C"/>
    <w:rsid w:val="004B3410"/>
    <w:rsid w:val="004B3AA0"/>
    <w:rsid w:val="004B3CFE"/>
    <w:rsid w:val="004B3E06"/>
    <w:rsid w:val="004B410A"/>
    <w:rsid w:val="004B41F2"/>
    <w:rsid w:val="004B4612"/>
    <w:rsid w:val="004B4919"/>
    <w:rsid w:val="004B4B92"/>
    <w:rsid w:val="004B5A38"/>
    <w:rsid w:val="004B64CF"/>
    <w:rsid w:val="004B678D"/>
    <w:rsid w:val="004B6977"/>
    <w:rsid w:val="004B7913"/>
    <w:rsid w:val="004B7A97"/>
    <w:rsid w:val="004B7E30"/>
    <w:rsid w:val="004C00B0"/>
    <w:rsid w:val="004C0D95"/>
    <w:rsid w:val="004C0F35"/>
    <w:rsid w:val="004C1AD2"/>
    <w:rsid w:val="004C1D42"/>
    <w:rsid w:val="004C1EA9"/>
    <w:rsid w:val="004C216A"/>
    <w:rsid w:val="004C263B"/>
    <w:rsid w:val="004C282B"/>
    <w:rsid w:val="004C28C6"/>
    <w:rsid w:val="004C2A49"/>
    <w:rsid w:val="004C3398"/>
    <w:rsid w:val="004C3625"/>
    <w:rsid w:val="004C3775"/>
    <w:rsid w:val="004C37A2"/>
    <w:rsid w:val="004C38A7"/>
    <w:rsid w:val="004C4090"/>
    <w:rsid w:val="004C41BF"/>
    <w:rsid w:val="004C4771"/>
    <w:rsid w:val="004C546A"/>
    <w:rsid w:val="004C5F0D"/>
    <w:rsid w:val="004C6623"/>
    <w:rsid w:val="004C6CE6"/>
    <w:rsid w:val="004C7B1E"/>
    <w:rsid w:val="004C7B87"/>
    <w:rsid w:val="004D0976"/>
    <w:rsid w:val="004D09CD"/>
    <w:rsid w:val="004D0AAB"/>
    <w:rsid w:val="004D1F70"/>
    <w:rsid w:val="004D27DF"/>
    <w:rsid w:val="004D2C47"/>
    <w:rsid w:val="004D2E6A"/>
    <w:rsid w:val="004D314F"/>
    <w:rsid w:val="004D3588"/>
    <w:rsid w:val="004D3B24"/>
    <w:rsid w:val="004D521E"/>
    <w:rsid w:val="004D5296"/>
    <w:rsid w:val="004D5421"/>
    <w:rsid w:val="004D5541"/>
    <w:rsid w:val="004D57B2"/>
    <w:rsid w:val="004D58E7"/>
    <w:rsid w:val="004D5AAD"/>
    <w:rsid w:val="004D5BE1"/>
    <w:rsid w:val="004D6218"/>
    <w:rsid w:val="004D629B"/>
    <w:rsid w:val="004D6313"/>
    <w:rsid w:val="004D6C4E"/>
    <w:rsid w:val="004D6D29"/>
    <w:rsid w:val="004D6DBE"/>
    <w:rsid w:val="004D7959"/>
    <w:rsid w:val="004D7B58"/>
    <w:rsid w:val="004E02AD"/>
    <w:rsid w:val="004E0CA5"/>
    <w:rsid w:val="004E1031"/>
    <w:rsid w:val="004E10CA"/>
    <w:rsid w:val="004E1A92"/>
    <w:rsid w:val="004E33B2"/>
    <w:rsid w:val="004E3AA7"/>
    <w:rsid w:val="004E3B08"/>
    <w:rsid w:val="004E3C2A"/>
    <w:rsid w:val="004E4030"/>
    <w:rsid w:val="004E41B1"/>
    <w:rsid w:val="004E424A"/>
    <w:rsid w:val="004E4488"/>
    <w:rsid w:val="004E46AD"/>
    <w:rsid w:val="004E4BE3"/>
    <w:rsid w:val="004E5575"/>
    <w:rsid w:val="004E5C63"/>
    <w:rsid w:val="004E6BBC"/>
    <w:rsid w:val="004E76A7"/>
    <w:rsid w:val="004E7985"/>
    <w:rsid w:val="004F024D"/>
    <w:rsid w:val="004F0381"/>
    <w:rsid w:val="004F0D4F"/>
    <w:rsid w:val="004F160F"/>
    <w:rsid w:val="004F18E0"/>
    <w:rsid w:val="004F1C1D"/>
    <w:rsid w:val="004F2026"/>
    <w:rsid w:val="004F288C"/>
    <w:rsid w:val="004F28FA"/>
    <w:rsid w:val="004F2AD4"/>
    <w:rsid w:val="004F2F8F"/>
    <w:rsid w:val="004F3146"/>
    <w:rsid w:val="004F36F7"/>
    <w:rsid w:val="004F3771"/>
    <w:rsid w:val="004F3954"/>
    <w:rsid w:val="004F423C"/>
    <w:rsid w:val="004F491D"/>
    <w:rsid w:val="004F50E9"/>
    <w:rsid w:val="004F512B"/>
    <w:rsid w:val="004F5814"/>
    <w:rsid w:val="004F6707"/>
    <w:rsid w:val="004F6793"/>
    <w:rsid w:val="004F695E"/>
    <w:rsid w:val="004F70B0"/>
    <w:rsid w:val="004F7906"/>
    <w:rsid w:val="004F79F6"/>
    <w:rsid w:val="004F7DC7"/>
    <w:rsid w:val="00500171"/>
    <w:rsid w:val="005002F1"/>
    <w:rsid w:val="00500811"/>
    <w:rsid w:val="00502B80"/>
    <w:rsid w:val="00502CDC"/>
    <w:rsid w:val="00503E50"/>
    <w:rsid w:val="00504103"/>
    <w:rsid w:val="005048E1"/>
    <w:rsid w:val="00505606"/>
    <w:rsid w:val="00505E7B"/>
    <w:rsid w:val="00506032"/>
    <w:rsid w:val="0050648A"/>
    <w:rsid w:val="005067D5"/>
    <w:rsid w:val="0050688A"/>
    <w:rsid w:val="00506B30"/>
    <w:rsid w:val="005072EA"/>
    <w:rsid w:val="00507507"/>
    <w:rsid w:val="00507BFC"/>
    <w:rsid w:val="00507EC1"/>
    <w:rsid w:val="00510706"/>
    <w:rsid w:val="00510C93"/>
    <w:rsid w:val="00510D13"/>
    <w:rsid w:val="00510D53"/>
    <w:rsid w:val="00510ECB"/>
    <w:rsid w:val="005114B1"/>
    <w:rsid w:val="005116DC"/>
    <w:rsid w:val="0051180D"/>
    <w:rsid w:val="005120CD"/>
    <w:rsid w:val="0051274A"/>
    <w:rsid w:val="00512DEF"/>
    <w:rsid w:val="005135BC"/>
    <w:rsid w:val="0051382A"/>
    <w:rsid w:val="00513C6E"/>
    <w:rsid w:val="0051415E"/>
    <w:rsid w:val="00515035"/>
    <w:rsid w:val="005158CD"/>
    <w:rsid w:val="00515BBB"/>
    <w:rsid w:val="00516794"/>
    <w:rsid w:val="00516989"/>
    <w:rsid w:val="0051724E"/>
    <w:rsid w:val="00517323"/>
    <w:rsid w:val="0051766D"/>
    <w:rsid w:val="0051780B"/>
    <w:rsid w:val="0052033A"/>
    <w:rsid w:val="005205C8"/>
    <w:rsid w:val="00520617"/>
    <w:rsid w:val="0052140B"/>
    <w:rsid w:val="00521498"/>
    <w:rsid w:val="00521AD3"/>
    <w:rsid w:val="00521D44"/>
    <w:rsid w:val="00522C1B"/>
    <w:rsid w:val="005231C9"/>
    <w:rsid w:val="0052367E"/>
    <w:rsid w:val="00523848"/>
    <w:rsid w:val="00523AAA"/>
    <w:rsid w:val="00523FB5"/>
    <w:rsid w:val="00524E8C"/>
    <w:rsid w:val="005251C0"/>
    <w:rsid w:val="005251C9"/>
    <w:rsid w:val="00525448"/>
    <w:rsid w:val="00525525"/>
    <w:rsid w:val="00526CB8"/>
    <w:rsid w:val="00530118"/>
    <w:rsid w:val="00531B09"/>
    <w:rsid w:val="00532139"/>
    <w:rsid w:val="005323DE"/>
    <w:rsid w:val="00532E04"/>
    <w:rsid w:val="00533372"/>
    <w:rsid w:val="00533B8B"/>
    <w:rsid w:val="005355D1"/>
    <w:rsid w:val="00535681"/>
    <w:rsid w:val="005359DD"/>
    <w:rsid w:val="00535D0D"/>
    <w:rsid w:val="0053679F"/>
    <w:rsid w:val="00536A4A"/>
    <w:rsid w:val="00536B6D"/>
    <w:rsid w:val="00536FA6"/>
    <w:rsid w:val="0053707B"/>
    <w:rsid w:val="0053708D"/>
    <w:rsid w:val="00537920"/>
    <w:rsid w:val="00537B9D"/>
    <w:rsid w:val="00537DA2"/>
    <w:rsid w:val="00540509"/>
    <w:rsid w:val="00540D2C"/>
    <w:rsid w:val="00541335"/>
    <w:rsid w:val="00541816"/>
    <w:rsid w:val="005418D6"/>
    <w:rsid w:val="00541DF5"/>
    <w:rsid w:val="00543510"/>
    <w:rsid w:val="00543D6A"/>
    <w:rsid w:val="005440CC"/>
    <w:rsid w:val="00544E66"/>
    <w:rsid w:val="0054513B"/>
    <w:rsid w:val="00545253"/>
    <w:rsid w:val="00545796"/>
    <w:rsid w:val="0054599A"/>
    <w:rsid w:val="00546CB5"/>
    <w:rsid w:val="00546DDD"/>
    <w:rsid w:val="00547CA8"/>
    <w:rsid w:val="00550298"/>
    <w:rsid w:val="005509D7"/>
    <w:rsid w:val="00551070"/>
    <w:rsid w:val="00551524"/>
    <w:rsid w:val="005517F2"/>
    <w:rsid w:val="005526B0"/>
    <w:rsid w:val="0055328C"/>
    <w:rsid w:val="00554607"/>
    <w:rsid w:val="00555074"/>
    <w:rsid w:val="00555B9A"/>
    <w:rsid w:val="00555C4B"/>
    <w:rsid w:val="00556B19"/>
    <w:rsid w:val="00556E66"/>
    <w:rsid w:val="00557142"/>
    <w:rsid w:val="00557F77"/>
    <w:rsid w:val="00560EEF"/>
    <w:rsid w:val="0056102F"/>
    <w:rsid w:val="005615CE"/>
    <w:rsid w:val="005622D2"/>
    <w:rsid w:val="00563A3D"/>
    <w:rsid w:val="00565289"/>
    <w:rsid w:val="0056561D"/>
    <w:rsid w:val="00565BB8"/>
    <w:rsid w:val="00566535"/>
    <w:rsid w:val="00566C86"/>
    <w:rsid w:val="00566F38"/>
    <w:rsid w:val="005700F4"/>
    <w:rsid w:val="00570193"/>
    <w:rsid w:val="00570ACC"/>
    <w:rsid w:val="00570F50"/>
    <w:rsid w:val="00571081"/>
    <w:rsid w:val="00571528"/>
    <w:rsid w:val="005717ED"/>
    <w:rsid w:val="00571F19"/>
    <w:rsid w:val="00572727"/>
    <w:rsid w:val="00573393"/>
    <w:rsid w:val="00573429"/>
    <w:rsid w:val="005734FF"/>
    <w:rsid w:val="00573827"/>
    <w:rsid w:val="00573BB6"/>
    <w:rsid w:val="00573BCE"/>
    <w:rsid w:val="00573E75"/>
    <w:rsid w:val="005743B6"/>
    <w:rsid w:val="00574CA6"/>
    <w:rsid w:val="00575022"/>
    <w:rsid w:val="005756C8"/>
    <w:rsid w:val="005756FA"/>
    <w:rsid w:val="005757BE"/>
    <w:rsid w:val="00575BC7"/>
    <w:rsid w:val="00576165"/>
    <w:rsid w:val="005762C4"/>
    <w:rsid w:val="005763A3"/>
    <w:rsid w:val="0057717B"/>
    <w:rsid w:val="005776C8"/>
    <w:rsid w:val="00577E3B"/>
    <w:rsid w:val="00577EEA"/>
    <w:rsid w:val="005800BB"/>
    <w:rsid w:val="005800D1"/>
    <w:rsid w:val="005804C4"/>
    <w:rsid w:val="00580F43"/>
    <w:rsid w:val="0058105C"/>
    <w:rsid w:val="005810FC"/>
    <w:rsid w:val="005812CB"/>
    <w:rsid w:val="00581492"/>
    <w:rsid w:val="00581B1A"/>
    <w:rsid w:val="00582196"/>
    <w:rsid w:val="00582471"/>
    <w:rsid w:val="00582A45"/>
    <w:rsid w:val="00582E34"/>
    <w:rsid w:val="00582E3E"/>
    <w:rsid w:val="005830E0"/>
    <w:rsid w:val="00583224"/>
    <w:rsid w:val="005839EE"/>
    <w:rsid w:val="0058422B"/>
    <w:rsid w:val="005843A8"/>
    <w:rsid w:val="0058460C"/>
    <w:rsid w:val="00585266"/>
    <w:rsid w:val="005855E3"/>
    <w:rsid w:val="00585D18"/>
    <w:rsid w:val="00585F8F"/>
    <w:rsid w:val="00586919"/>
    <w:rsid w:val="00586976"/>
    <w:rsid w:val="00587829"/>
    <w:rsid w:val="00587E79"/>
    <w:rsid w:val="00590292"/>
    <w:rsid w:val="00590536"/>
    <w:rsid w:val="005910E7"/>
    <w:rsid w:val="0059120B"/>
    <w:rsid w:val="0059176C"/>
    <w:rsid w:val="0059189A"/>
    <w:rsid w:val="00592290"/>
    <w:rsid w:val="00592400"/>
    <w:rsid w:val="005925DE"/>
    <w:rsid w:val="0059367D"/>
    <w:rsid w:val="00593D20"/>
    <w:rsid w:val="005946A7"/>
    <w:rsid w:val="00594CFB"/>
    <w:rsid w:val="005953C9"/>
    <w:rsid w:val="00595587"/>
    <w:rsid w:val="005958D4"/>
    <w:rsid w:val="00595A9C"/>
    <w:rsid w:val="005960A0"/>
    <w:rsid w:val="0059681E"/>
    <w:rsid w:val="00596A5F"/>
    <w:rsid w:val="005A0314"/>
    <w:rsid w:val="005A03DC"/>
    <w:rsid w:val="005A08DF"/>
    <w:rsid w:val="005A0DAC"/>
    <w:rsid w:val="005A15B6"/>
    <w:rsid w:val="005A1DB6"/>
    <w:rsid w:val="005A240A"/>
    <w:rsid w:val="005A2609"/>
    <w:rsid w:val="005A3597"/>
    <w:rsid w:val="005A3CDC"/>
    <w:rsid w:val="005A400B"/>
    <w:rsid w:val="005A4356"/>
    <w:rsid w:val="005A48CD"/>
    <w:rsid w:val="005A4DDD"/>
    <w:rsid w:val="005A5767"/>
    <w:rsid w:val="005A577B"/>
    <w:rsid w:val="005A5B46"/>
    <w:rsid w:val="005A5BAB"/>
    <w:rsid w:val="005A5C74"/>
    <w:rsid w:val="005A5C88"/>
    <w:rsid w:val="005A62ED"/>
    <w:rsid w:val="005A6C49"/>
    <w:rsid w:val="005A7349"/>
    <w:rsid w:val="005A73AD"/>
    <w:rsid w:val="005A765C"/>
    <w:rsid w:val="005A7D88"/>
    <w:rsid w:val="005B07D2"/>
    <w:rsid w:val="005B0CDB"/>
    <w:rsid w:val="005B0F9A"/>
    <w:rsid w:val="005B105D"/>
    <w:rsid w:val="005B1144"/>
    <w:rsid w:val="005B1639"/>
    <w:rsid w:val="005B2279"/>
    <w:rsid w:val="005B281F"/>
    <w:rsid w:val="005B2F2A"/>
    <w:rsid w:val="005B3941"/>
    <w:rsid w:val="005B3BD6"/>
    <w:rsid w:val="005B3D89"/>
    <w:rsid w:val="005B3E1A"/>
    <w:rsid w:val="005B43D1"/>
    <w:rsid w:val="005B4E82"/>
    <w:rsid w:val="005B576F"/>
    <w:rsid w:val="005B6128"/>
    <w:rsid w:val="005B61AE"/>
    <w:rsid w:val="005B6512"/>
    <w:rsid w:val="005B6D06"/>
    <w:rsid w:val="005B745A"/>
    <w:rsid w:val="005B76F3"/>
    <w:rsid w:val="005C0920"/>
    <w:rsid w:val="005C0C0C"/>
    <w:rsid w:val="005C0F69"/>
    <w:rsid w:val="005C1164"/>
    <w:rsid w:val="005C191F"/>
    <w:rsid w:val="005C19D9"/>
    <w:rsid w:val="005C2779"/>
    <w:rsid w:val="005C3272"/>
    <w:rsid w:val="005C351E"/>
    <w:rsid w:val="005C39BB"/>
    <w:rsid w:val="005C3A3A"/>
    <w:rsid w:val="005C3C91"/>
    <w:rsid w:val="005C3F8D"/>
    <w:rsid w:val="005C4019"/>
    <w:rsid w:val="005C4575"/>
    <w:rsid w:val="005C466A"/>
    <w:rsid w:val="005C48B8"/>
    <w:rsid w:val="005C4D58"/>
    <w:rsid w:val="005C5429"/>
    <w:rsid w:val="005C57DE"/>
    <w:rsid w:val="005C60C9"/>
    <w:rsid w:val="005C6EB8"/>
    <w:rsid w:val="005C7617"/>
    <w:rsid w:val="005D0122"/>
    <w:rsid w:val="005D0350"/>
    <w:rsid w:val="005D0785"/>
    <w:rsid w:val="005D0920"/>
    <w:rsid w:val="005D1485"/>
    <w:rsid w:val="005D1CFB"/>
    <w:rsid w:val="005D207A"/>
    <w:rsid w:val="005D24FE"/>
    <w:rsid w:val="005D26FC"/>
    <w:rsid w:val="005D330C"/>
    <w:rsid w:val="005D44C1"/>
    <w:rsid w:val="005D5835"/>
    <w:rsid w:val="005D5D28"/>
    <w:rsid w:val="005D65A0"/>
    <w:rsid w:val="005D7407"/>
    <w:rsid w:val="005E04B0"/>
    <w:rsid w:val="005E0BF7"/>
    <w:rsid w:val="005E105C"/>
    <w:rsid w:val="005E11A8"/>
    <w:rsid w:val="005E1A8D"/>
    <w:rsid w:val="005E202C"/>
    <w:rsid w:val="005E2ACC"/>
    <w:rsid w:val="005E2F26"/>
    <w:rsid w:val="005E33C3"/>
    <w:rsid w:val="005E3552"/>
    <w:rsid w:val="005E3962"/>
    <w:rsid w:val="005E3AC7"/>
    <w:rsid w:val="005E45AF"/>
    <w:rsid w:val="005E4FD6"/>
    <w:rsid w:val="005E5252"/>
    <w:rsid w:val="005E554D"/>
    <w:rsid w:val="005E5A01"/>
    <w:rsid w:val="005E6434"/>
    <w:rsid w:val="005E65C4"/>
    <w:rsid w:val="005E667B"/>
    <w:rsid w:val="005E6773"/>
    <w:rsid w:val="005E6838"/>
    <w:rsid w:val="005E6AF9"/>
    <w:rsid w:val="005E6D7A"/>
    <w:rsid w:val="005E74D0"/>
    <w:rsid w:val="005E74D2"/>
    <w:rsid w:val="005E7C4C"/>
    <w:rsid w:val="005E7C9E"/>
    <w:rsid w:val="005F00EC"/>
    <w:rsid w:val="005F01BE"/>
    <w:rsid w:val="005F0B52"/>
    <w:rsid w:val="005F1235"/>
    <w:rsid w:val="005F13C4"/>
    <w:rsid w:val="005F2146"/>
    <w:rsid w:val="005F2A21"/>
    <w:rsid w:val="005F339F"/>
    <w:rsid w:val="005F3DC7"/>
    <w:rsid w:val="005F41E8"/>
    <w:rsid w:val="005F4588"/>
    <w:rsid w:val="005F4C67"/>
    <w:rsid w:val="005F505D"/>
    <w:rsid w:val="005F621A"/>
    <w:rsid w:val="005F6BAF"/>
    <w:rsid w:val="005F6BBB"/>
    <w:rsid w:val="005F7917"/>
    <w:rsid w:val="005F7BED"/>
    <w:rsid w:val="005F7C68"/>
    <w:rsid w:val="005F7F51"/>
    <w:rsid w:val="00600131"/>
    <w:rsid w:val="006003E4"/>
    <w:rsid w:val="00600518"/>
    <w:rsid w:val="00600A34"/>
    <w:rsid w:val="00600B4C"/>
    <w:rsid w:val="00601B3B"/>
    <w:rsid w:val="006020C5"/>
    <w:rsid w:val="006023A3"/>
    <w:rsid w:val="00602630"/>
    <w:rsid w:val="006027DA"/>
    <w:rsid w:val="00602DC3"/>
    <w:rsid w:val="00602ECD"/>
    <w:rsid w:val="00602F72"/>
    <w:rsid w:val="00602FF4"/>
    <w:rsid w:val="006034D0"/>
    <w:rsid w:val="00603973"/>
    <w:rsid w:val="00603B55"/>
    <w:rsid w:val="00603D21"/>
    <w:rsid w:val="00603D77"/>
    <w:rsid w:val="00604020"/>
    <w:rsid w:val="00604994"/>
    <w:rsid w:val="006050A0"/>
    <w:rsid w:val="0060543C"/>
    <w:rsid w:val="00605B7F"/>
    <w:rsid w:val="00605EE3"/>
    <w:rsid w:val="006061EF"/>
    <w:rsid w:val="00606689"/>
    <w:rsid w:val="00606D46"/>
    <w:rsid w:val="00606DA1"/>
    <w:rsid w:val="0060771A"/>
    <w:rsid w:val="006079EE"/>
    <w:rsid w:val="00607EE3"/>
    <w:rsid w:val="00610479"/>
    <w:rsid w:val="00610B20"/>
    <w:rsid w:val="00611856"/>
    <w:rsid w:val="006119F8"/>
    <w:rsid w:val="00611A3F"/>
    <w:rsid w:val="00611E0C"/>
    <w:rsid w:val="00611EC1"/>
    <w:rsid w:val="00612795"/>
    <w:rsid w:val="00612B0F"/>
    <w:rsid w:val="0061373A"/>
    <w:rsid w:val="00613870"/>
    <w:rsid w:val="006138B2"/>
    <w:rsid w:val="00613C3D"/>
    <w:rsid w:val="00613CD8"/>
    <w:rsid w:val="00614049"/>
    <w:rsid w:val="0061441F"/>
    <w:rsid w:val="00614A21"/>
    <w:rsid w:val="00614DAD"/>
    <w:rsid w:val="00615C4C"/>
    <w:rsid w:val="00615F6E"/>
    <w:rsid w:val="00615FA5"/>
    <w:rsid w:val="00616EF6"/>
    <w:rsid w:val="006173AB"/>
    <w:rsid w:val="0061756C"/>
    <w:rsid w:val="006177E7"/>
    <w:rsid w:val="00621598"/>
    <w:rsid w:val="0062164F"/>
    <w:rsid w:val="006218C8"/>
    <w:rsid w:val="00621D3A"/>
    <w:rsid w:val="00622226"/>
    <w:rsid w:val="0062249D"/>
    <w:rsid w:val="0062261C"/>
    <w:rsid w:val="0062291F"/>
    <w:rsid w:val="00622EF8"/>
    <w:rsid w:val="0062324C"/>
    <w:rsid w:val="00623338"/>
    <w:rsid w:val="00623D98"/>
    <w:rsid w:val="00624307"/>
    <w:rsid w:val="00624907"/>
    <w:rsid w:val="0062531D"/>
    <w:rsid w:val="006254B7"/>
    <w:rsid w:val="00625C3D"/>
    <w:rsid w:val="006267A3"/>
    <w:rsid w:val="00626A06"/>
    <w:rsid w:val="00626D31"/>
    <w:rsid w:val="00627A80"/>
    <w:rsid w:val="00627C79"/>
    <w:rsid w:val="00630249"/>
    <w:rsid w:val="0063146A"/>
    <w:rsid w:val="00631B21"/>
    <w:rsid w:val="00631F25"/>
    <w:rsid w:val="00633105"/>
    <w:rsid w:val="00633380"/>
    <w:rsid w:val="0063357C"/>
    <w:rsid w:val="00633624"/>
    <w:rsid w:val="00633822"/>
    <w:rsid w:val="00633908"/>
    <w:rsid w:val="00633B10"/>
    <w:rsid w:val="00633C5D"/>
    <w:rsid w:val="0063405E"/>
    <w:rsid w:val="006345A8"/>
    <w:rsid w:val="006345DD"/>
    <w:rsid w:val="00635B81"/>
    <w:rsid w:val="00635C65"/>
    <w:rsid w:val="00635E91"/>
    <w:rsid w:val="00636436"/>
    <w:rsid w:val="00636660"/>
    <w:rsid w:val="00637AE9"/>
    <w:rsid w:val="00637D3A"/>
    <w:rsid w:val="006401E2"/>
    <w:rsid w:val="0064109E"/>
    <w:rsid w:val="006413C6"/>
    <w:rsid w:val="0064145B"/>
    <w:rsid w:val="006419DE"/>
    <w:rsid w:val="006420CB"/>
    <w:rsid w:val="0064308D"/>
    <w:rsid w:val="00643B7E"/>
    <w:rsid w:val="00644DED"/>
    <w:rsid w:val="00644F12"/>
    <w:rsid w:val="0064503E"/>
    <w:rsid w:val="00645692"/>
    <w:rsid w:val="00645B84"/>
    <w:rsid w:val="00645C4D"/>
    <w:rsid w:val="0064604F"/>
    <w:rsid w:val="006465D0"/>
    <w:rsid w:val="0064692B"/>
    <w:rsid w:val="006470B0"/>
    <w:rsid w:val="0064723B"/>
    <w:rsid w:val="0064782A"/>
    <w:rsid w:val="00647833"/>
    <w:rsid w:val="00647DC4"/>
    <w:rsid w:val="00647DD9"/>
    <w:rsid w:val="00650448"/>
    <w:rsid w:val="00650953"/>
    <w:rsid w:val="0065095D"/>
    <w:rsid w:val="00650DC1"/>
    <w:rsid w:val="006520E6"/>
    <w:rsid w:val="00652308"/>
    <w:rsid w:val="006529B1"/>
    <w:rsid w:val="00652C67"/>
    <w:rsid w:val="00652CA3"/>
    <w:rsid w:val="00652E23"/>
    <w:rsid w:val="006530F4"/>
    <w:rsid w:val="006532A4"/>
    <w:rsid w:val="006538B3"/>
    <w:rsid w:val="00653F92"/>
    <w:rsid w:val="006540EA"/>
    <w:rsid w:val="00654680"/>
    <w:rsid w:val="0065477C"/>
    <w:rsid w:val="006548FE"/>
    <w:rsid w:val="00654CCE"/>
    <w:rsid w:val="00655EDE"/>
    <w:rsid w:val="0065604F"/>
    <w:rsid w:val="00656AE8"/>
    <w:rsid w:val="00657594"/>
    <w:rsid w:val="00657677"/>
    <w:rsid w:val="006578DC"/>
    <w:rsid w:val="006579E9"/>
    <w:rsid w:val="006604CE"/>
    <w:rsid w:val="006609D4"/>
    <w:rsid w:val="00660DDE"/>
    <w:rsid w:val="00660F1A"/>
    <w:rsid w:val="006612C7"/>
    <w:rsid w:val="00661929"/>
    <w:rsid w:val="00661D6C"/>
    <w:rsid w:val="00662238"/>
    <w:rsid w:val="006627B4"/>
    <w:rsid w:val="0066354A"/>
    <w:rsid w:val="006637E1"/>
    <w:rsid w:val="006638AD"/>
    <w:rsid w:val="006648A0"/>
    <w:rsid w:val="00664D57"/>
    <w:rsid w:val="00665D5B"/>
    <w:rsid w:val="0066622B"/>
    <w:rsid w:val="00666278"/>
    <w:rsid w:val="00666CC3"/>
    <w:rsid w:val="00667113"/>
    <w:rsid w:val="00667240"/>
    <w:rsid w:val="00670334"/>
    <w:rsid w:val="00670B6C"/>
    <w:rsid w:val="006713C6"/>
    <w:rsid w:val="006717B1"/>
    <w:rsid w:val="006718B0"/>
    <w:rsid w:val="00671918"/>
    <w:rsid w:val="00672855"/>
    <w:rsid w:val="006733B1"/>
    <w:rsid w:val="00673409"/>
    <w:rsid w:val="00674305"/>
    <w:rsid w:val="00674621"/>
    <w:rsid w:val="00674BFD"/>
    <w:rsid w:val="00675016"/>
    <w:rsid w:val="006758E4"/>
    <w:rsid w:val="00676156"/>
    <w:rsid w:val="0067651E"/>
    <w:rsid w:val="00676722"/>
    <w:rsid w:val="0067746F"/>
    <w:rsid w:val="00677F30"/>
    <w:rsid w:val="00680B5E"/>
    <w:rsid w:val="00681867"/>
    <w:rsid w:val="0068220D"/>
    <w:rsid w:val="006829C8"/>
    <w:rsid w:val="00682E95"/>
    <w:rsid w:val="0068303A"/>
    <w:rsid w:val="006831D1"/>
    <w:rsid w:val="00683298"/>
    <w:rsid w:val="0068500E"/>
    <w:rsid w:val="006855F3"/>
    <w:rsid w:val="00686065"/>
    <w:rsid w:val="0068639F"/>
    <w:rsid w:val="00687B2C"/>
    <w:rsid w:val="0069107B"/>
    <w:rsid w:val="006913CE"/>
    <w:rsid w:val="006913FA"/>
    <w:rsid w:val="00691D99"/>
    <w:rsid w:val="00692167"/>
    <w:rsid w:val="00692682"/>
    <w:rsid w:val="00692821"/>
    <w:rsid w:val="006929A4"/>
    <w:rsid w:val="00692ACF"/>
    <w:rsid w:val="00692BBB"/>
    <w:rsid w:val="00692F1B"/>
    <w:rsid w:val="00694770"/>
    <w:rsid w:val="00694D23"/>
    <w:rsid w:val="00695B9A"/>
    <w:rsid w:val="00695ECD"/>
    <w:rsid w:val="00695F50"/>
    <w:rsid w:val="006961BE"/>
    <w:rsid w:val="006963D6"/>
    <w:rsid w:val="006964A5"/>
    <w:rsid w:val="00696CC2"/>
    <w:rsid w:val="0069716F"/>
    <w:rsid w:val="00697600"/>
    <w:rsid w:val="00697D2B"/>
    <w:rsid w:val="006A0743"/>
    <w:rsid w:val="006A0E97"/>
    <w:rsid w:val="006A0EA4"/>
    <w:rsid w:val="006A114D"/>
    <w:rsid w:val="006A2226"/>
    <w:rsid w:val="006A2D59"/>
    <w:rsid w:val="006A3508"/>
    <w:rsid w:val="006A370C"/>
    <w:rsid w:val="006A3D90"/>
    <w:rsid w:val="006A3F8E"/>
    <w:rsid w:val="006A3FD4"/>
    <w:rsid w:val="006A4018"/>
    <w:rsid w:val="006A4214"/>
    <w:rsid w:val="006A4C38"/>
    <w:rsid w:val="006A4EF4"/>
    <w:rsid w:val="006A505D"/>
    <w:rsid w:val="006A55E6"/>
    <w:rsid w:val="006A565E"/>
    <w:rsid w:val="006A56A9"/>
    <w:rsid w:val="006A5833"/>
    <w:rsid w:val="006A5857"/>
    <w:rsid w:val="006A63FD"/>
    <w:rsid w:val="006A6A65"/>
    <w:rsid w:val="006A7F26"/>
    <w:rsid w:val="006B0093"/>
    <w:rsid w:val="006B009A"/>
    <w:rsid w:val="006B0ACF"/>
    <w:rsid w:val="006B0B1D"/>
    <w:rsid w:val="006B0EB9"/>
    <w:rsid w:val="006B1363"/>
    <w:rsid w:val="006B1B1D"/>
    <w:rsid w:val="006B1BEC"/>
    <w:rsid w:val="006B1DDC"/>
    <w:rsid w:val="006B1E46"/>
    <w:rsid w:val="006B2143"/>
    <w:rsid w:val="006B27E5"/>
    <w:rsid w:val="006B28E1"/>
    <w:rsid w:val="006B3681"/>
    <w:rsid w:val="006B3FF1"/>
    <w:rsid w:val="006B5A4F"/>
    <w:rsid w:val="006B5E22"/>
    <w:rsid w:val="006B61D8"/>
    <w:rsid w:val="006B688C"/>
    <w:rsid w:val="006B6B74"/>
    <w:rsid w:val="006B73BD"/>
    <w:rsid w:val="006B7E7F"/>
    <w:rsid w:val="006C00FA"/>
    <w:rsid w:val="006C03E8"/>
    <w:rsid w:val="006C0980"/>
    <w:rsid w:val="006C24CA"/>
    <w:rsid w:val="006C2C7A"/>
    <w:rsid w:val="006C34C6"/>
    <w:rsid w:val="006C404D"/>
    <w:rsid w:val="006C438D"/>
    <w:rsid w:val="006C4502"/>
    <w:rsid w:val="006C4956"/>
    <w:rsid w:val="006C6130"/>
    <w:rsid w:val="006C646E"/>
    <w:rsid w:val="006C68CE"/>
    <w:rsid w:val="006C6A02"/>
    <w:rsid w:val="006C6F2A"/>
    <w:rsid w:val="006C6F44"/>
    <w:rsid w:val="006C6FB0"/>
    <w:rsid w:val="006C7152"/>
    <w:rsid w:val="006C74BB"/>
    <w:rsid w:val="006C75EC"/>
    <w:rsid w:val="006C7B74"/>
    <w:rsid w:val="006D0107"/>
    <w:rsid w:val="006D035D"/>
    <w:rsid w:val="006D0459"/>
    <w:rsid w:val="006D0BD4"/>
    <w:rsid w:val="006D0ED5"/>
    <w:rsid w:val="006D1063"/>
    <w:rsid w:val="006D1189"/>
    <w:rsid w:val="006D11B0"/>
    <w:rsid w:val="006D11DF"/>
    <w:rsid w:val="006D143A"/>
    <w:rsid w:val="006D16CF"/>
    <w:rsid w:val="006D1AE8"/>
    <w:rsid w:val="006D20EE"/>
    <w:rsid w:val="006D215B"/>
    <w:rsid w:val="006D220C"/>
    <w:rsid w:val="006D2532"/>
    <w:rsid w:val="006D25E4"/>
    <w:rsid w:val="006D26C8"/>
    <w:rsid w:val="006D3FE9"/>
    <w:rsid w:val="006D4325"/>
    <w:rsid w:val="006D46AC"/>
    <w:rsid w:val="006D4EAF"/>
    <w:rsid w:val="006D519C"/>
    <w:rsid w:val="006D5569"/>
    <w:rsid w:val="006D5A79"/>
    <w:rsid w:val="006D5B6F"/>
    <w:rsid w:val="006D5B9C"/>
    <w:rsid w:val="006D7428"/>
    <w:rsid w:val="006D77A1"/>
    <w:rsid w:val="006E0A4A"/>
    <w:rsid w:val="006E1262"/>
    <w:rsid w:val="006E1704"/>
    <w:rsid w:val="006E22A1"/>
    <w:rsid w:val="006E2818"/>
    <w:rsid w:val="006E2B5A"/>
    <w:rsid w:val="006E2BBC"/>
    <w:rsid w:val="006E2F8C"/>
    <w:rsid w:val="006E2FDD"/>
    <w:rsid w:val="006E31AB"/>
    <w:rsid w:val="006E34B6"/>
    <w:rsid w:val="006E3A23"/>
    <w:rsid w:val="006E3DBD"/>
    <w:rsid w:val="006E41B3"/>
    <w:rsid w:val="006E43AF"/>
    <w:rsid w:val="006E4CE2"/>
    <w:rsid w:val="006E52EA"/>
    <w:rsid w:val="006E5C60"/>
    <w:rsid w:val="006E65BD"/>
    <w:rsid w:val="006E660E"/>
    <w:rsid w:val="006E6B63"/>
    <w:rsid w:val="006E6CB8"/>
    <w:rsid w:val="006E7A87"/>
    <w:rsid w:val="006E7EEA"/>
    <w:rsid w:val="006F0BE1"/>
    <w:rsid w:val="006F1943"/>
    <w:rsid w:val="006F23E0"/>
    <w:rsid w:val="006F2AE8"/>
    <w:rsid w:val="006F44E8"/>
    <w:rsid w:val="006F4665"/>
    <w:rsid w:val="006F4EF0"/>
    <w:rsid w:val="006F60E1"/>
    <w:rsid w:val="006F650E"/>
    <w:rsid w:val="006F66A6"/>
    <w:rsid w:val="006F6AEA"/>
    <w:rsid w:val="006F6CC1"/>
    <w:rsid w:val="006F721E"/>
    <w:rsid w:val="006F72D1"/>
    <w:rsid w:val="006F74C3"/>
    <w:rsid w:val="006F7912"/>
    <w:rsid w:val="006F7D24"/>
    <w:rsid w:val="006F7D9A"/>
    <w:rsid w:val="0070019E"/>
    <w:rsid w:val="0070052B"/>
    <w:rsid w:val="00700930"/>
    <w:rsid w:val="00701864"/>
    <w:rsid w:val="0070204E"/>
    <w:rsid w:val="007023D8"/>
    <w:rsid w:val="007025BD"/>
    <w:rsid w:val="00702728"/>
    <w:rsid w:val="00702A7D"/>
    <w:rsid w:val="00702EC2"/>
    <w:rsid w:val="00703277"/>
    <w:rsid w:val="00703FEC"/>
    <w:rsid w:val="00704784"/>
    <w:rsid w:val="00704C15"/>
    <w:rsid w:val="00705FCB"/>
    <w:rsid w:val="007072EA"/>
    <w:rsid w:val="00707412"/>
    <w:rsid w:val="00707861"/>
    <w:rsid w:val="007104F8"/>
    <w:rsid w:val="00710A4A"/>
    <w:rsid w:val="00711118"/>
    <w:rsid w:val="00711517"/>
    <w:rsid w:val="00711BA3"/>
    <w:rsid w:val="007120A0"/>
    <w:rsid w:val="00712DDE"/>
    <w:rsid w:val="007135FE"/>
    <w:rsid w:val="00714093"/>
    <w:rsid w:val="007144A5"/>
    <w:rsid w:val="007150ED"/>
    <w:rsid w:val="00715202"/>
    <w:rsid w:val="00715623"/>
    <w:rsid w:val="00715795"/>
    <w:rsid w:val="007160B7"/>
    <w:rsid w:val="007160D4"/>
    <w:rsid w:val="0071641F"/>
    <w:rsid w:val="007174BC"/>
    <w:rsid w:val="007174E4"/>
    <w:rsid w:val="00717550"/>
    <w:rsid w:val="00717F81"/>
    <w:rsid w:val="00720643"/>
    <w:rsid w:val="007207FF"/>
    <w:rsid w:val="007222D2"/>
    <w:rsid w:val="007223B2"/>
    <w:rsid w:val="0072293E"/>
    <w:rsid w:val="0072316E"/>
    <w:rsid w:val="00723255"/>
    <w:rsid w:val="00723832"/>
    <w:rsid w:val="00724D01"/>
    <w:rsid w:val="00724EDA"/>
    <w:rsid w:val="00725647"/>
    <w:rsid w:val="007259D9"/>
    <w:rsid w:val="00725DC8"/>
    <w:rsid w:val="00726463"/>
    <w:rsid w:val="00726694"/>
    <w:rsid w:val="00726C27"/>
    <w:rsid w:val="00726C74"/>
    <w:rsid w:val="007272FD"/>
    <w:rsid w:val="0072730B"/>
    <w:rsid w:val="00727C0F"/>
    <w:rsid w:val="00727CB7"/>
    <w:rsid w:val="0073127E"/>
    <w:rsid w:val="00731BDA"/>
    <w:rsid w:val="00731FD0"/>
    <w:rsid w:val="00732865"/>
    <w:rsid w:val="00732A45"/>
    <w:rsid w:val="00732B17"/>
    <w:rsid w:val="00732C76"/>
    <w:rsid w:val="00732E39"/>
    <w:rsid w:val="00734548"/>
    <w:rsid w:val="007346B3"/>
    <w:rsid w:val="007348B4"/>
    <w:rsid w:val="00735064"/>
    <w:rsid w:val="007350F4"/>
    <w:rsid w:val="0073524F"/>
    <w:rsid w:val="0073580C"/>
    <w:rsid w:val="0073606F"/>
    <w:rsid w:val="0073652A"/>
    <w:rsid w:val="0073697F"/>
    <w:rsid w:val="00737838"/>
    <w:rsid w:val="00740393"/>
    <w:rsid w:val="007423EC"/>
    <w:rsid w:val="00742D21"/>
    <w:rsid w:val="007436BC"/>
    <w:rsid w:val="00743CE4"/>
    <w:rsid w:val="007443F8"/>
    <w:rsid w:val="00744E22"/>
    <w:rsid w:val="007450BD"/>
    <w:rsid w:val="007451E0"/>
    <w:rsid w:val="007456CD"/>
    <w:rsid w:val="00745BF8"/>
    <w:rsid w:val="00745DEB"/>
    <w:rsid w:val="007460AA"/>
    <w:rsid w:val="00746E58"/>
    <w:rsid w:val="00747B16"/>
    <w:rsid w:val="00747BC7"/>
    <w:rsid w:val="007510D8"/>
    <w:rsid w:val="007518FE"/>
    <w:rsid w:val="00751AF2"/>
    <w:rsid w:val="00751ED7"/>
    <w:rsid w:val="0075245D"/>
    <w:rsid w:val="00752F85"/>
    <w:rsid w:val="00753111"/>
    <w:rsid w:val="007533FE"/>
    <w:rsid w:val="00753483"/>
    <w:rsid w:val="007535F3"/>
    <w:rsid w:val="0075427B"/>
    <w:rsid w:val="0075464C"/>
    <w:rsid w:val="00755185"/>
    <w:rsid w:val="00755199"/>
    <w:rsid w:val="007558B3"/>
    <w:rsid w:val="00755E7F"/>
    <w:rsid w:val="007565B3"/>
    <w:rsid w:val="0075728F"/>
    <w:rsid w:val="00757422"/>
    <w:rsid w:val="007577E7"/>
    <w:rsid w:val="00757C44"/>
    <w:rsid w:val="00757C82"/>
    <w:rsid w:val="0076024A"/>
    <w:rsid w:val="007606F4"/>
    <w:rsid w:val="00760EB5"/>
    <w:rsid w:val="0076158B"/>
    <w:rsid w:val="0076214A"/>
    <w:rsid w:val="0076259C"/>
    <w:rsid w:val="007626BC"/>
    <w:rsid w:val="0076404F"/>
    <w:rsid w:val="00764F4E"/>
    <w:rsid w:val="007656F3"/>
    <w:rsid w:val="00765823"/>
    <w:rsid w:val="00766375"/>
    <w:rsid w:val="00766904"/>
    <w:rsid w:val="00766F67"/>
    <w:rsid w:val="0076701A"/>
    <w:rsid w:val="007674A5"/>
    <w:rsid w:val="007674B6"/>
    <w:rsid w:val="0076797D"/>
    <w:rsid w:val="00767C2A"/>
    <w:rsid w:val="00770227"/>
    <w:rsid w:val="007705B0"/>
    <w:rsid w:val="00771401"/>
    <w:rsid w:val="007716A2"/>
    <w:rsid w:val="00771FDB"/>
    <w:rsid w:val="007720A9"/>
    <w:rsid w:val="00772722"/>
    <w:rsid w:val="00772E86"/>
    <w:rsid w:val="0077365F"/>
    <w:rsid w:val="00773B56"/>
    <w:rsid w:val="00774191"/>
    <w:rsid w:val="00774499"/>
    <w:rsid w:val="00774FF7"/>
    <w:rsid w:val="007759B0"/>
    <w:rsid w:val="00775F7C"/>
    <w:rsid w:val="007762C3"/>
    <w:rsid w:val="00776389"/>
    <w:rsid w:val="00776C9E"/>
    <w:rsid w:val="00777445"/>
    <w:rsid w:val="00777903"/>
    <w:rsid w:val="00777939"/>
    <w:rsid w:val="00780069"/>
    <w:rsid w:val="00780361"/>
    <w:rsid w:val="007803D0"/>
    <w:rsid w:val="00780533"/>
    <w:rsid w:val="00780B0C"/>
    <w:rsid w:val="00780BF6"/>
    <w:rsid w:val="00780CDE"/>
    <w:rsid w:val="00781BA7"/>
    <w:rsid w:val="00781BBB"/>
    <w:rsid w:val="00781BC6"/>
    <w:rsid w:val="00781E56"/>
    <w:rsid w:val="007821CC"/>
    <w:rsid w:val="007826EE"/>
    <w:rsid w:val="00783A51"/>
    <w:rsid w:val="00783A57"/>
    <w:rsid w:val="00783ED9"/>
    <w:rsid w:val="00783FAC"/>
    <w:rsid w:val="00784710"/>
    <w:rsid w:val="00785134"/>
    <w:rsid w:val="007855DA"/>
    <w:rsid w:val="00785DD3"/>
    <w:rsid w:val="00785F79"/>
    <w:rsid w:val="007861DA"/>
    <w:rsid w:val="00786BFD"/>
    <w:rsid w:val="0078723A"/>
    <w:rsid w:val="00787391"/>
    <w:rsid w:val="00790924"/>
    <w:rsid w:val="0079111E"/>
    <w:rsid w:val="007912B8"/>
    <w:rsid w:val="00791BDF"/>
    <w:rsid w:val="00791EB2"/>
    <w:rsid w:val="00791EEF"/>
    <w:rsid w:val="007921EC"/>
    <w:rsid w:val="00792676"/>
    <w:rsid w:val="007927D3"/>
    <w:rsid w:val="00792980"/>
    <w:rsid w:val="00793291"/>
    <w:rsid w:val="00793C5F"/>
    <w:rsid w:val="00793F63"/>
    <w:rsid w:val="007951C6"/>
    <w:rsid w:val="00795211"/>
    <w:rsid w:val="0079551B"/>
    <w:rsid w:val="00795BA0"/>
    <w:rsid w:val="00795C00"/>
    <w:rsid w:val="00795F3F"/>
    <w:rsid w:val="0079645C"/>
    <w:rsid w:val="0079672B"/>
    <w:rsid w:val="00796BB4"/>
    <w:rsid w:val="007971B3"/>
    <w:rsid w:val="00797492"/>
    <w:rsid w:val="00797728"/>
    <w:rsid w:val="00797967"/>
    <w:rsid w:val="007A07DB"/>
    <w:rsid w:val="007A0A07"/>
    <w:rsid w:val="007A11B6"/>
    <w:rsid w:val="007A2187"/>
    <w:rsid w:val="007A3418"/>
    <w:rsid w:val="007A39C6"/>
    <w:rsid w:val="007A3B49"/>
    <w:rsid w:val="007A3C67"/>
    <w:rsid w:val="007A3EDE"/>
    <w:rsid w:val="007A4D7B"/>
    <w:rsid w:val="007A4FF7"/>
    <w:rsid w:val="007A5099"/>
    <w:rsid w:val="007A5C47"/>
    <w:rsid w:val="007A674F"/>
    <w:rsid w:val="007A710F"/>
    <w:rsid w:val="007A71BB"/>
    <w:rsid w:val="007A77E3"/>
    <w:rsid w:val="007A7B51"/>
    <w:rsid w:val="007B0959"/>
    <w:rsid w:val="007B0A93"/>
    <w:rsid w:val="007B0F40"/>
    <w:rsid w:val="007B1E47"/>
    <w:rsid w:val="007B1F64"/>
    <w:rsid w:val="007B2643"/>
    <w:rsid w:val="007B2969"/>
    <w:rsid w:val="007B3601"/>
    <w:rsid w:val="007B3DFD"/>
    <w:rsid w:val="007B3F49"/>
    <w:rsid w:val="007B4085"/>
    <w:rsid w:val="007B4893"/>
    <w:rsid w:val="007B5B00"/>
    <w:rsid w:val="007B5ECD"/>
    <w:rsid w:val="007B5FCE"/>
    <w:rsid w:val="007B6263"/>
    <w:rsid w:val="007B65ED"/>
    <w:rsid w:val="007B6682"/>
    <w:rsid w:val="007B6707"/>
    <w:rsid w:val="007B680E"/>
    <w:rsid w:val="007B6810"/>
    <w:rsid w:val="007B6ADE"/>
    <w:rsid w:val="007B7A93"/>
    <w:rsid w:val="007B7F94"/>
    <w:rsid w:val="007C082C"/>
    <w:rsid w:val="007C089C"/>
    <w:rsid w:val="007C0A2F"/>
    <w:rsid w:val="007C1255"/>
    <w:rsid w:val="007C1405"/>
    <w:rsid w:val="007C1902"/>
    <w:rsid w:val="007C1C9A"/>
    <w:rsid w:val="007C2155"/>
    <w:rsid w:val="007C2A3C"/>
    <w:rsid w:val="007C2C3E"/>
    <w:rsid w:val="007C3370"/>
    <w:rsid w:val="007C386A"/>
    <w:rsid w:val="007C3922"/>
    <w:rsid w:val="007C3B07"/>
    <w:rsid w:val="007C4919"/>
    <w:rsid w:val="007C530C"/>
    <w:rsid w:val="007C5806"/>
    <w:rsid w:val="007C5EFD"/>
    <w:rsid w:val="007C62E2"/>
    <w:rsid w:val="007C6EB7"/>
    <w:rsid w:val="007C6EC1"/>
    <w:rsid w:val="007C728F"/>
    <w:rsid w:val="007C73B4"/>
    <w:rsid w:val="007C7637"/>
    <w:rsid w:val="007D07B8"/>
    <w:rsid w:val="007D0F1D"/>
    <w:rsid w:val="007D1993"/>
    <w:rsid w:val="007D1AAB"/>
    <w:rsid w:val="007D1CE9"/>
    <w:rsid w:val="007D29A3"/>
    <w:rsid w:val="007D46DE"/>
    <w:rsid w:val="007D49E4"/>
    <w:rsid w:val="007D4F39"/>
    <w:rsid w:val="007D579E"/>
    <w:rsid w:val="007D58FF"/>
    <w:rsid w:val="007D5CEB"/>
    <w:rsid w:val="007D5D3B"/>
    <w:rsid w:val="007D741F"/>
    <w:rsid w:val="007D7D91"/>
    <w:rsid w:val="007E1058"/>
    <w:rsid w:val="007E14B8"/>
    <w:rsid w:val="007E1AC0"/>
    <w:rsid w:val="007E1BDC"/>
    <w:rsid w:val="007E2D4E"/>
    <w:rsid w:val="007E3018"/>
    <w:rsid w:val="007E31CD"/>
    <w:rsid w:val="007E3279"/>
    <w:rsid w:val="007E36CA"/>
    <w:rsid w:val="007E375B"/>
    <w:rsid w:val="007E3B67"/>
    <w:rsid w:val="007E3C29"/>
    <w:rsid w:val="007E4094"/>
    <w:rsid w:val="007E449A"/>
    <w:rsid w:val="007E451C"/>
    <w:rsid w:val="007E5AF4"/>
    <w:rsid w:val="007E5BAA"/>
    <w:rsid w:val="007E5F29"/>
    <w:rsid w:val="007E7175"/>
    <w:rsid w:val="007E73AB"/>
    <w:rsid w:val="007E7455"/>
    <w:rsid w:val="007E7601"/>
    <w:rsid w:val="007E7653"/>
    <w:rsid w:val="007F0467"/>
    <w:rsid w:val="007F049B"/>
    <w:rsid w:val="007F055B"/>
    <w:rsid w:val="007F06FE"/>
    <w:rsid w:val="007F12CB"/>
    <w:rsid w:val="007F1972"/>
    <w:rsid w:val="007F19DF"/>
    <w:rsid w:val="007F2566"/>
    <w:rsid w:val="007F25B6"/>
    <w:rsid w:val="007F2D16"/>
    <w:rsid w:val="007F2F23"/>
    <w:rsid w:val="007F2FC7"/>
    <w:rsid w:val="007F34BD"/>
    <w:rsid w:val="007F39EE"/>
    <w:rsid w:val="007F3DB3"/>
    <w:rsid w:val="007F3E26"/>
    <w:rsid w:val="007F5173"/>
    <w:rsid w:val="007F5EA7"/>
    <w:rsid w:val="007F5F14"/>
    <w:rsid w:val="007F5F7C"/>
    <w:rsid w:val="007F6863"/>
    <w:rsid w:val="007F6D81"/>
    <w:rsid w:val="007F710D"/>
    <w:rsid w:val="007F7397"/>
    <w:rsid w:val="00800371"/>
    <w:rsid w:val="00801609"/>
    <w:rsid w:val="008018C5"/>
    <w:rsid w:val="00801C5D"/>
    <w:rsid w:val="00801E07"/>
    <w:rsid w:val="00801F72"/>
    <w:rsid w:val="00802C01"/>
    <w:rsid w:val="00802C21"/>
    <w:rsid w:val="00802CE6"/>
    <w:rsid w:val="00802D1D"/>
    <w:rsid w:val="00802E88"/>
    <w:rsid w:val="00803237"/>
    <w:rsid w:val="008035FA"/>
    <w:rsid w:val="00803F36"/>
    <w:rsid w:val="00804804"/>
    <w:rsid w:val="00806316"/>
    <w:rsid w:val="008063F6"/>
    <w:rsid w:val="00806B11"/>
    <w:rsid w:val="00806F19"/>
    <w:rsid w:val="00806F9B"/>
    <w:rsid w:val="00807450"/>
    <w:rsid w:val="008075A4"/>
    <w:rsid w:val="00807DD8"/>
    <w:rsid w:val="00810567"/>
    <w:rsid w:val="00810DE4"/>
    <w:rsid w:val="0081156B"/>
    <w:rsid w:val="008122B2"/>
    <w:rsid w:val="00812626"/>
    <w:rsid w:val="008127CF"/>
    <w:rsid w:val="00812DA3"/>
    <w:rsid w:val="00813908"/>
    <w:rsid w:val="00813A93"/>
    <w:rsid w:val="00813D61"/>
    <w:rsid w:val="008151A1"/>
    <w:rsid w:val="00815248"/>
    <w:rsid w:val="00815272"/>
    <w:rsid w:val="00815395"/>
    <w:rsid w:val="0081591B"/>
    <w:rsid w:val="0081664B"/>
    <w:rsid w:val="0081671B"/>
    <w:rsid w:val="00816A22"/>
    <w:rsid w:val="00817C90"/>
    <w:rsid w:val="0082017F"/>
    <w:rsid w:val="00820433"/>
    <w:rsid w:val="00820FD2"/>
    <w:rsid w:val="008213A6"/>
    <w:rsid w:val="008213D1"/>
    <w:rsid w:val="00821627"/>
    <w:rsid w:val="00821A4B"/>
    <w:rsid w:val="00821E4E"/>
    <w:rsid w:val="00822385"/>
    <w:rsid w:val="00822E04"/>
    <w:rsid w:val="00824073"/>
    <w:rsid w:val="00824833"/>
    <w:rsid w:val="00824841"/>
    <w:rsid w:val="008249ED"/>
    <w:rsid w:val="00825218"/>
    <w:rsid w:val="008257B4"/>
    <w:rsid w:val="00825B2B"/>
    <w:rsid w:val="008265DB"/>
    <w:rsid w:val="008269A8"/>
    <w:rsid w:val="00826A92"/>
    <w:rsid w:val="00827716"/>
    <w:rsid w:val="00827933"/>
    <w:rsid w:val="00827DCB"/>
    <w:rsid w:val="00830705"/>
    <w:rsid w:val="0083073B"/>
    <w:rsid w:val="00831026"/>
    <w:rsid w:val="00831131"/>
    <w:rsid w:val="0083142B"/>
    <w:rsid w:val="0083271F"/>
    <w:rsid w:val="00832A7C"/>
    <w:rsid w:val="008331CD"/>
    <w:rsid w:val="008339DB"/>
    <w:rsid w:val="0083401D"/>
    <w:rsid w:val="008342A0"/>
    <w:rsid w:val="00834575"/>
    <w:rsid w:val="00834E85"/>
    <w:rsid w:val="0083507B"/>
    <w:rsid w:val="00835C5B"/>
    <w:rsid w:val="00836CC5"/>
    <w:rsid w:val="008374EF"/>
    <w:rsid w:val="00837599"/>
    <w:rsid w:val="00837816"/>
    <w:rsid w:val="00837FE6"/>
    <w:rsid w:val="008406FA"/>
    <w:rsid w:val="0084111A"/>
    <w:rsid w:val="0084133A"/>
    <w:rsid w:val="00841351"/>
    <w:rsid w:val="00842DD3"/>
    <w:rsid w:val="00842EBF"/>
    <w:rsid w:val="00843350"/>
    <w:rsid w:val="008433B1"/>
    <w:rsid w:val="00843916"/>
    <w:rsid w:val="00844662"/>
    <w:rsid w:val="00844BD3"/>
    <w:rsid w:val="008455E0"/>
    <w:rsid w:val="00845745"/>
    <w:rsid w:val="008458FA"/>
    <w:rsid w:val="0084596B"/>
    <w:rsid w:val="008465E4"/>
    <w:rsid w:val="00846822"/>
    <w:rsid w:val="008468B1"/>
    <w:rsid w:val="008479D5"/>
    <w:rsid w:val="008505FF"/>
    <w:rsid w:val="00851678"/>
    <w:rsid w:val="00851B08"/>
    <w:rsid w:val="00851FAD"/>
    <w:rsid w:val="008522EB"/>
    <w:rsid w:val="00852358"/>
    <w:rsid w:val="0085262D"/>
    <w:rsid w:val="0085284F"/>
    <w:rsid w:val="00852C4D"/>
    <w:rsid w:val="00853224"/>
    <w:rsid w:val="008535C0"/>
    <w:rsid w:val="008538B7"/>
    <w:rsid w:val="00853DC9"/>
    <w:rsid w:val="00854065"/>
    <w:rsid w:val="008548D2"/>
    <w:rsid w:val="00854B54"/>
    <w:rsid w:val="00854E4F"/>
    <w:rsid w:val="00854EAF"/>
    <w:rsid w:val="00854EC5"/>
    <w:rsid w:val="00855F58"/>
    <w:rsid w:val="00856864"/>
    <w:rsid w:val="00856C59"/>
    <w:rsid w:val="0085791A"/>
    <w:rsid w:val="00857CB0"/>
    <w:rsid w:val="00857E9C"/>
    <w:rsid w:val="008612D0"/>
    <w:rsid w:val="00861A46"/>
    <w:rsid w:val="00861F5D"/>
    <w:rsid w:val="0086229C"/>
    <w:rsid w:val="00862A9A"/>
    <w:rsid w:val="0086331A"/>
    <w:rsid w:val="0086376E"/>
    <w:rsid w:val="00863814"/>
    <w:rsid w:val="0086393E"/>
    <w:rsid w:val="00863C20"/>
    <w:rsid w:val="0086458C"/>
    <w:rsid w:val="0086461F"/>
    <w:rsid w:val="008648A5"/>
    <w:rsid w:val="008649A3"/>
    <w:rsid w:val="00864DD3"/>
    <w:rsid w:val="00864EEA"/>
    <w:rsid w:val="00865A23"/>
    <w:rsid w:val="00865CF4"/>
    <w:rsid w:val="00865E87"/>
    <w:rsid w:val="00866E8B"/>
    <w:rsid w:val="0086758A"/>
    <w:rsid w:val="008675B8"/>
    <w:rsid w:val="008676FC"/>
    <w:rsid w:val="008703AF"/>
    <w:rsid w:val="00871B8F"/>
    <w:rsid w:val="00871CC3"/>
    <w:rsid w:val="008727FC"/>
    <w:rsid w:val="00872BDD"/>
    <w:rsid w:val="00872C46"/>
    <w:rsid w:val="00872DD3"/>
    <w:rsid w:val="008736FB"/>
    <w:rsid w:val="00873806"/>
    <w:rsid w:val="00873A49"/>
    <w:rsid w:val="00874A61"/>
    <w:rsid w:val="008754EC"/>
    <w:rsid w:val="00875564"/>
    <w:rsid w:val="00876593"/>
    <w:rsid w:val="00877786"/>
    <w:rsid w:val="00877A6C"/>
    <w:rsid w:val="00877CD9"/>
    <w:rsid w:val="00880046"/>
    <w:rsid w:val="008804DE"/>
    <w:rsid w:val="0088138B"/>
    <w:rsid w:val="00881621"/>
    <w:rsid w:val="00881C68"/>
    <w:rsid w:val="0088201D"/>
    <w:rsid w:val="008820DB"/>
    <w:rsid w:val="00882AAB"/>
    <w:rsid w:val="00883433"/>
    <w:rsid w:val="008834FF"/>
    <w:rsid w:val="008839CF"/>
    <w:rsid w:val="00883DA0"/>
    <w:rsid w:val="00883F79"/>
    <w:rsid w:val="008843E4"/>
    <w:rsid w:val="0088476F"/>
    <w:rsid w:val="00884CBB"/>
    <w:rsid w:val="00884E91"/>
    <w:rsid w:val="008857D5"/>
    <w:rsid w:val="00885BA1"/>
    <w:rsid w:val="00885E8E"/>
    <w:rsid w:val="00885E9B"/>
    <w:rsid w:val="0088644C"/>
    <w:rsid w:val="00886491"/>
    <w:rsid w:val="00886884"/>
    <w:rsid w:val="00886ACA"/>
    <w:rsid w:val="00886BCD"/>
    <w:rsid w:val="00886DF7"/>
    <w:rsid w:val="00887875"/>
    <w:rsid w:val="00887AB9"/>
    <w:rsid w:val="00887F49"/>
    <w:rsid w:val="00890896"/>
    <w:rsid w:val="00890EC3"/>
    <w:rsid w:val="00891159"/>
    <w:rsid w:val="00891549"/>
    <w:rsid w:val="00891663"/>
    <w:rsid w:val="0089201A"/>
    <w:rsid w:val="008920C5"/>
    <w:rsid w:val="0089214F"/>
    <w:rsid w:val="00892197"/>
    <w:rsid w:val="0089226F"/>
    <w:rsid w:val="0089241F"/>
    <w:rsid w:val="00894DEA"/>
    <w:rsid w:val="00894F0B"/>
    <w:rsid w:val="008952DA"/>
    <w:rsid w:val="008954E7"/>
    <w:rsid w:val="00895CCA"/>
    <w:rsid w:val="008965FF"/>
    <w:rsid w:val="0089688D"/>
    <w:rsid w:val="00897816"/>
    <w:rsid w:val="00897900"/>
    <w:rsid w:val="00897FF8"/>
    <w:rsid w:val="008A005E"/>
    <w:rsid w:val="008A061F"/>
    <w:rsid w:val="008A0ED9"/>
    <w:rsid w:val="008A0F5A"/>
    <w:rsid w:val="008A10BD"/>
    <w:rsid w:val="008A1C9F"/>
    <w:rsid w:val="008A28B5"/>
    <w:rsid w:val="008A291C"/>
    <w:rsid w:val="008A3A4B"/>
    <w:rsid w:val="008A3B64"/>
    <w:rsid w:val="008A3F4C"/>
    <w:rsid w:val="008A4107"/>
    <w:rsid w:val="008A41E6"/>
    <w:rsid w:val="008A43B6"/>
    <w:rsid w:val="008A49B9"/>
    <w:rsid w:val="008A5167"/>
    <w:rsid w:val="008A56BA"/>
    <w:rsid w:val="008A59E9"/>
    <w:rsid w:val="008A5C8C"/>
    <w:rsid w:val="008A74D6"/>
    <w:rsid w:val="008A78A6"/>
    <w:rsid w:val="008A796A"/>
    <w:rsid w:val="008A79A7"/>
    <w:rsid w:val="008B05B7"/>
    <w:rsid w:val="008B0BC4"/>
    <w:rsid w:val="008B13F9"/>
    <w:rsid w:val="008B288A"/>
    <w:rsid w:val="008B2A6E"/>
    <w:rsid w:val="008B2B5D"/>
    <w:rsid w:val="008B2BB1"/>
    <w:rsid w:val="008B2FDC"/>
    <w:rsid w:val="008B37A9"/>
    <w:rsid w:val="008B406D"/>
    <w:rsid w:val="008B4B86"/>
    <w:rsid w:val="008B4E4A"/>
    <w:rsid w:val="008B50A8"/>
    <w:rsid w:val="008B6529"/>
    <w:rsid w:val="008B776A"/>
    <w:rsid w:val="008B78F0"/>
    <w:rsid w:val="008C05DA"/>
    <w:rsid w:val="008C067A"/>
    <w:rsid w:val="008C08E5"/>
    <w:rsid w:val="008C1028"/>
    <w:rsid w:val="008C1211"/>
    <w:rsid w:val="008C15D1"/>
    <w:rsid w:val="008C18B6"/>
    <w:rsid w:val="008C1941"/>
    <w:rsid w:val="008C1AA6"/>
    <w:rsid w:val="008C1BD1"/>
    <w:rsid w:val="008C1D1E"/>
    <w:rsid w:val="008C2510"/>
    <w:rsid w:val="008C2A63"/>
    <w:rsid w:val="008C2CCA"/>
    <w:rsid w:val="008C3247"/>
    <w:rsid w:val="008C33FF"/>
    <w:rsid w:val="008C3525"/>
    <w:rsid w:val="008C3E8E"/>
    <w:rsid w:val="008C4124"/>
    <w:rsid w:val="008C49D2"/>
    <w:rsid w:val="008C4D31"/>
    <w:rsid w:val="008C4E8D"/>
    <w:rsid w:val="008C4E92"/>
    <w:rsid w:val="008C55C4"/>
    <w:rsid w:val="008C6DA3"/>
    <w:rsid w:val="008C742B"/>
    <w:rsid w:val="008C786C"/>
    <w:rsid w:val="008C7FC8"/>
    <w:rsid w:val="008D01AA"/>
    <w:rsid w:val="008D099F"/>
    <w:rsid w:val="008D18F9"/>
    <w:rsid w:val="008D1C70"/>
    <w:rsid w:val="008D1F14"/>
    <w:rsid w:val="008D23C5"/>
    <w:rsid w:val="008D314E"/>
    <w:rsid w:val="008D33D0"/>
    <w:rsid w:val="008D3F00"/>
    <w:rsid w:val="008D4163"/>
    <w:rsid w:val="008D41A1"/>
    <w:rsid w:val="008D4508"/>
    <w:rsid w:val="008D4D26"/>
    <w:rsid w:val="008D5351"/>
    <w:rsid w:val="008D5E0B"/>
    <w:rsid w:val="008D6360"/>
    <w:rsid w:val="008D7137"/>
    <w:rsid w:val="008D771C"/>
    <w:rsid w:val="008D7CB4"/>
    <w:rsid w:val="008E03BA"/>
    <w:rsid w:val="008E03F8"/>
    <w:rsid w:val="008E061D"/>
    <w:rsid w:val="008E185B"/>
    <w:rsid w:val="008E19E5"/>
    <w:rsid w:val="008E1A54"/>
    <w:rsid w:val="008E1E03"/>
    <w:rsid w:val="008E32EC"/>
    <w:rsid w:val="008E373B"/>
    <w:rsid w:val="008E41AF"/>
    <w:rsid w:val="008E41E5"/>
    <w:rsid w:val="008E4635"/>
    <w:rsid w:val="008E4C8D"/>
    <w:rsid w:val="008E50AD"/>
    <w:rsid w:val="008E57F6"/>
    <w:rsid w:val="008E594F"/>
    <w:rsid w:val="008E5D0F"/>
    <w:rsid w:val="008E5F76"/>
    <w:rsid w:val="008E63B2"/>
    <w:rsid w:val="008E66A5"/>
    <w:rsid w:val="008E71B9"/>
    <w:rsid w:val="008E7360"/>
    <w:rsid w:val="008E76C9"/>
    <w:rsid w:val="008E7ACB"/>
    <w:rsid w:val="008F0460"/>
    <w:rsid w:val="008F131C"/>
    <w:rsid w:val="008F1390"/>
    <w:rsid w:val="008F14D5"/>
    <w:rsid w:val="008F1523"/>
    <w:rsid w:val="008F19F8"/>
    <w:rsid w:val="008F1ED3"/>
    <w:rsid w:val="008F21CF"/>
    <w:rsid w:val="008F292B"/>
    <w:rsid w:val="008F2CF7"/>
    <w:rsid w:val="008F306A"/>
    <w:rsid w:val="008F3B17"/>
    <w:rsid w:val="008F3C51"/>
    <w:rsid w:val="008F3D2D"/>
    <w:rsid w:val="008F3E7B"/>
    <w:rsid w:val="008F4681"/>
    <w:rsid w:val="008F48BB"/>
    <w:rsid w:val="008F4E29"/>
    <w:rsid w:val="008F5034"/>
    <w:rsid w:val="008F5814"/>
    <w:rsid w:val="008F59F3"/>
    <w:rsid w:val="008F5ADA"/>
    <w:rsid w:val="008F5DAA"/>
    <w:rsid w:val="008F5E49"/>
    <w:rsid w:val="008F69BE"/>
    <w:rsid w:val="008F7853"/>
    <w:rsid w:val="008F78CC"/>
    <w:rsid w:val="008F79A1"/>
    <w:rsid w:val="00900042"/>
    <w:rsid w:val="00900FF2"/>
    <w:rsid w:val="0090181E"/>
    <w:rsid w:val="00901E12"/>
    <w:rsid w:val="00902706"/>
    <w:rsid w:val="00902A6D"/>
    <w:rsid w:val="00902D91"/>
    <w:rsid w:val="0090313C"/>
    <w:rsid w:val="00903302"/>
    <w:rsid w:val="009039A0"/>
    <w:rsid w:val="00903B0A"/>
    <w:rsid w:val="00904D7E"/>
    <w:rsid w:val="00905076"/>
    <w:rsid w:val="009053B0"/>
    <w:rsid w:val="00905537"/>
    <w:rsid w:val="00905DF5"/>
    <w:rsid w:val="00905E66"/>
    <w:rsid w:val="009060AC"/>
    <w:rsid w:val="00906102"/>
    <w:rsid w:val="0090620A"/>
    <w:rsid w:val="0090655F"/>
    <w:rsid w:val="00906662"/>
    <w:rsid w:val="00906C0B"/>
    <w:rsid w:val="0090756C"/>
    <w:rsid w:val="00907747"/>
    <w:rsid w:val="00907FB5"/>
    <w:rsid w:val="0091028E"/>
    <w:rsid w:val="009107D4"/>
    <w:rsid w:val="00910D05"/>
    <w:rsid w:val="0091137C"/>
    <w:rsid w:val="00911610"/>
    <w:rsid w:val="00911B1B"/>
    <w:rsid w:val="00911B7D"/>
    <w:rsid w:val="00911E2B"/>
    <w:rsid w:val="00912696"/>
    <w:rsid w:val="00912AE0"/>
    <w:rsid w:val="00912C38"/>
    <w:rsid w:val="00913333"/>
    <w:rsid w:val="00913BC6"/>
    <w:rsid w:val="0091409C"/>
    <w:rsid w:val="00914417"/>
    <w:rsid w:val="00914D21"/>
    <w:rsid w:val="00914E4C"/>
    <w:rsid w:val="00915533"/>
    <w:rsid w:val="00915F52"/>
    <w:rsid w:val="00915FAB"/>
    <w:rsid w:val="00916424"/>
    <w:rsid w:val="0091657C"/>
    <w:rsid w:val="00916714"/>
    <w:rsid w:val="00917049"/>
    <w:rsid w:val="00920625"/>
    <w:rsid w:val="00920979"/>
    <w:rsid w:val="00920CDD"/>
    <w:rsid w:val="009220D9"/>
    <w:rsid w:val="0092224B"/>
    <w:rsid w:val="00922E38"/>
    <w:rsid w:val="00923256"/>
    <w:rsid w:val="00923CE0"/>
    <w:rsid w:val="00924146"/>
    <w:rsid w:val="009241BE"/>
    <w:rsid w:val="009244AB"/>
    <w:rsid w:val="009246CE"/>
    <w:rsid w:val="00924E67"/>
    <w:rsid w:val="00925225"/>
    <w:rsid w:val="0092533A"/>
    <w:rsid w:val="00925400"/>
    <w:rsid w:val="009258EB"/>
    <w:rsid w:val="00925D01"/>
    <w:rsid w:val="00925EF6"/>
    <w:rsid w:val="0092606F"/>
    <w:rsid w:val="0092651D"/>
    <w:rsid w:val="0092698B"/>
    <w:rsid w:val="00926AE6"/>
    <w:rsid w:val="00927291"/>
    <w:rsid w:val="00927578"/>
    <w:rsid w:val="00927B59"/>
    <w:rsid w:val="0093089B"/>
    <w:rsid w:val="00931833"/>
    <w:rsid w:val="00931E28"/>
    <w:rsid w:val="0093225A"/>
    <w:rsid w:val="0093242A"/>
    <w:rsid w:val="0093288A"/>
    <w:rsid w:val="009328F1"/>
    <w:rsid w:val="00932CBD"/>
    <w:rsid w:val="00932E2C"/>
    <w:rsid w:val="0093390B"/>
    <w:rsid w:val="00934256"/>
    <w:rsid w:val="00934327"/>
    <w:rsid w:val="0093461A"/>
    <w:rsid w:val="009347EA"/>
    <w:rsid w:val="00934EAC"/>
    <w:rsid w:val="00935E54"/>
    <w:rsid w:val="00935FB6"/>
    <w:rsid w:val="009360E9"/>
    <w:rsid w:val="00936189"/>
    <w:rsid w:val="00936BB1"/>
    <w:rsid w:val="009377F6"/>
    <w:rsid w:val="009400DC"/>
    <w:rsid w:val="0094082D"/>
    <w:rsid w:val="009416F3"/>
    <w:rsid w:val="0094170D"/>
    <w:rsid w:val="00942140"/>
    <w:rsid w:val="00942BCD"/>
    <w:rsid w:val="00942F24"/>
    <w:rsid w:val="00943B54"/>
    <w:rsid w:val="00944611"/>
    <w:rsid w:val="009452D2"/>
    <w:rsid w:val="0094547F"/>
    <w:rsid w:val="00946D2C"/>
    <w:rsid w:val="0095011E"/>
    <w:rsid w:val="009504D7"/>
    <w:rsid w:val="00950F1C"/>
    <w:rsid w:val="00951893"/>
    <w:rsid w:val="00952A9D"/>
    <w:rsid w:val="00952DA4"/>
    <w:rsid w:val="00953123"/>
    <w:rsid w:val="009538CF"/>
    <w:rsid w:val="00953BF7"/>
    <w:rsid w:val="00954B0A"/>
    <w:rsid w:val="00954BD4"/>
    <w:rsid w:val="009551E5"/>
    <w:rsid w:val="00955B3F"/>
    <w:rsid w:val="00956571"/>
    <w:rsid w:val="009565CF"/>
    <w:rsid w:val="009565F7"/>
    <w:rsid w:val="0095666C"/>
    <w:rsid w:val="00956BDC"/>
    <w:rsid w:val="009572EA"/>
    <w:rsid w:val="009573C5"/>
    <w:rsid w:val="0095755E"/>
    <w:rsid w:val="00957BA0"/>
    <w:rsid w:val="009604D1"/>
    <w:rsid w:val="00960A08"/>
    <w:rsid w:val="00960B01"/>
    <w:rsid w:val="0096134F"/>
    <w:rsid w:val="009618FF"/>
    <w:rsid w:val="00962620"/>
    <w:rsid w:val="009632D4"/>
    <w:rsid w:val="009643A4"/>
    <w:rsid w:val="00964969"/>
    <w:rsid w:val="00964B82"/>
    <w:rsid w:val="00964F94"/>
    <w:rsid w:val="0096668F"/>
    <w:rsid w:val="00966782"/>
    <w:rsid w:val="00966784"/>
    <w:rsid w:val="00967336"/>
    <w:rsid w:val="00967356"/>
    <w:rsid w:val="00970900"/>
    <w:rsid w:val="00970C6A"/>
    <w:rsid w:val="00970CE7"/>
    <w:rsid w:val="009712C9"/>
    <w:rsid w:val="0097142E"/>
    <w:rsid w:val="00971747"/>
    <w:rsid w:val="00972B03"/>
    <w:rsid w:val="00973023"/>
    <w:rsid w:val="00973ED5"/>
    <w:rsid w:val="009743F6"/>
    <w:rsid w:val="00974874"/>
    <w:rsid w:val="00974AEC"/>
    <w:rsid w:val="00974B5C"/>
    <w:rsid w:val="00974F0F"/>
    <w:rsid w:val="009755D3"/>
    <w:rsid w:val="00975AF6"/>
    <w:rsid w:val="00975B5D"/>
    <w:rsid w:val="00975C42"/>
    <w:rsid w:val="00975D46"/>
    <w:rsid w:val="009761AA"/>
    <w:rsid w:val="009763E4"/>
    <w:rsid w:val="0097654C"/>
    <w:rsid w:val="009767FE"/>
    <w:rsid w:val="00977933"/>
    <w:rsid w:val="00977A20"/>
    <w:rsid w:val="00980165"/>
    <w:rsid w:val="00980D7C"/>
    <w:rsid w:val="00981CD1"/>
    <w:rsid w:val="009822A4"/>
    <w:rsid w:val="0098276F"/>
    <w:rsid w:val="0098355B"/>
    <w:rsid w:val="00983572"/>
    <w:rsid w:val="009837A1"/>
    <w:rsid w:val="00983A6F"/>
    <w:rsid w:val="00983D4A"/>
    <w:rsid w:val="00983DDC"/>
    <w:rsid w:val="0098408A"/>
    <w:rsid w:val="009841CA"/>
    <w:rsid w:val="00984747"/>
    <w:rsid w:val="009848C2"/>
    <w:rsid w:val="00984E64"/>
    <w:rsid w:val="009850E4"/>
    <w:rsid w:val="009851BE"/>
    <w:rsid w:val="00985CFC"/>
    <w:rsid w:val="00985F34"/>
    <w:rsid w:val="00986B88"/>
    <w:rsid w:val="009876CA"/>
    <w:rsid w:val="0098786A"/>
    <w:rsid w:val="00987AC3"/>
    <w:rsid w:val="00987EA0"/>
    <w:rsid w:val="00990D12"/>
    <w:rsid w:val="0099131F"/>
    <w:rsid w:val="009914C5"/>
    <w:rsid w:val="00991949"/>
    <w:rsid w:val="00991F7A"/>
    <w:rsid w:val="009922B4"/>
    <w:rsid w:val="009930E1"/>
    <w:rsid w:val="0099344A"/>
    <w:rsid w:val="00993484"/>
    <w:rsid w:val="009935D8"/>
    <w:rsid w:val="00993C71"/>
    <w:rsid w:val="00993FF8"/>
    <w:rsid w:val="009943ED"/>
    <w:rsid w:val="00994AED"/>
    <w:rsid w:val="00994C8E"/>
    <w:rsid w:val="00994FC0"/>
    <w:rsid w:val="0099500C"/>
    <w:rsid w:val="00995026"/>
    <w:rsid w:val="0099511E"/>
    <w:rsid w:val="00995B78"/>
    <w:rsid w:val="00995C27"/>
    <w:rsid w:val="00995FBC"/>
    <w:rsid w:val="0099601C"/>
    <w:rsid w:val="00996606"/>
    <w:rsid w:val="00996B43"/>
    <w:rsid w:val="0099710A"/>
    <w:rsid w:val="00997993"/>
    <w:rsid w:val="00997EA3"/>
    <w:rsid w:val="009A0013"/>
    <w:rsid w:val="009A0101"/>
    <w:rsid w:val="009A1009"/>
    <w:rsid w:val="009A1293"/>
    <w:rsid w:val="009A23EB"/>
    <w:rsid w:val="009A2A9F"/>
    <w:rsid w:val="009A2D06"/>
    <w:rsid w:val="009A2DAA"/>
    <w:rsid w:val="009A3DAD"/>
    <w:rsid w:val="009A47F9"/>
    <w:rsid w:val="009A51CA"/>
    <w:rsid w:val="009A541F"/>
    <w:rsid w:val="009A545A"/>
    <w:rsid w:val="009A5780"/>
    <w:rsid w:val="009A5D02"/>
    <w:rsid w:val="009A6289"/>
    <w:rsid w:val="009A660D"/>
    <w:rsid w:val="009A7D16"/>
    <w:rsid w:val="009B12AA"/>
    <w:rsid w:val="009B1525"/>
    <w:rsid w:val="009B1A05"/>
    <w:rsid w:val="009B24D4"/>
    <w:rsid w:val="009B29F8"/>
    <w:rsid w:val="009B2B9A"/>
    <w:rsid w:val="009B2E3D"/>
    <w:rsid w:val="009B2F1B"/>
    <w:rsid w:val="009B3730"/>
    <w:rsid w:val="009B3B17"/>
    <w:rsid w:val="009B4B1E"/>
    <w:rsid w:val="009B4BD1"/>
    <w:rsid w:val="009B4CD5"/>
    <w:rsid w:val="009B5882"/>
    <w:rsid w:val="009B6162"/>
    <w:rsid w:val="009B62B3"/>
    <w:rsid w:val="009B656C"/>
    <w:rsid w:val="009B713A"/>
    <w:rsid w:val="009B7225"/>
    <w:rsid w:val="009B773C"/>
    <w:rsid w:val="009B7CE8"/>
    <w:rsid w:val="009B7F38"/>
    <w:rsid w:val="009C05FE"/>
    <w:rsid w:val="009C0E42"/>
    <w:rsid w:val="009C18DA"/>
    <w:rsid w:val="009C1F20"/>
    <w:rsid w:val="009C2373"/>
    <w:rsid w:val="009C2C1A"/>
    <w:rsid w:val="009C2CD2"/>
    <w:rsid w:val="009C322A"/>
    <w:rsid w:val="009C35FA"/>
    <w:rsid w:val="009C4014"/>
    <w:rsid w:val="009C41EC"/>
    <w:rsid w:val="009C4A96"/>
    <w:rsid w:val="009C4B1E"/>
    <w:rsid w:val="009C4BD1"/>
    <w:rsid w:val="009C4D36"/>
    <w:rsid w:val="009C51BD"/>
    <w:rsid w:val="009C556A"/>
    <w:rsid w:val="009C5D9A"/>
    <w:rsid w:val="009C6F99"/>
    <w:rsid w:val="009C7850"/>
    <w:rsid w:val="009C7A51"/>
    <w:rsid w:val="009C7A94"/>
    <w:rsid w:val="009D0158"/>
    <w:rsid w:val="009D02F3"/>
    <w:rsid w:val="009D05FC"/>
    <w:rsid w:val="009D0A13"/>
    <w:rsid w:val="009D0DC8"/>
    <w:rsid w:val="009D1411"/>
    <w:rsid w:val="009D14D9"/>
    <w:rsid w:val="009D1D16"/>
    <w:rsid w:val="009D1D34"/>
    <w:rsid w:val="009D2DEC"/>
    <w:rsid w:val="009D2F48"/>
    <w:rsid w:val="009D3FA2"/>
    <w:rsid w:val="009D4024"/>
    <w:rsid w:val="009D4239"/>
    <w:rsid w:val="009D4331"/>
    <w:rsid w:val="009D45D0"/>
    <w:rsid w:val="009D4A51"/>
    <w:rsid w:val="009D4EA8"/>
    <w:rsid w:val="009D53A0"/>
    <w:rsid w:val="009D53E0"/>
    <w:rsid w:val="009D53F7"/>
    <w:rsid w:val="009D5B47"/>
    <w:rsid w:val="009D626A"/>
    <w:rsid w:val="009D65C0"/>
    <w:rsid w:val="009D6E47"/>
    <w:rsid w:val="009D6EB9"/>
    <w:rsid w:val="009D73F5"/>
    <w:rsid w:val="009D7D38"/>
    <w:rsid w:val="009E002A"/>
    <w:rsid w:val="009E03F8"/>
    <w:rsid w:val="009E050B"/>
    <w:rsid w:val="009E0CDF"/>
    <w:rsid w:val="009E1413"/>
    <w:rsid w:val="009E2941"/>
    <w:rsid w:val="009E2A1E"/>
    <w:rsid w:val="009E2AAD"/>
    <w:rsid w:val="009E2DAA"/>
    <w:rsid w:val="009E3477"/>
    <w:rsid w:val="009E385A"/>
    <w:rsid w:val="009E3F64"/>
    <w:rsid w:val="009E4200"/>
    <w:rsid w:val="009E4577"/>
    <w:rsid w:val="009E502B"/>
    <w:rsid w:val="009E57D7"/>
    <w:rsid w:val="009E5874"/>
    <w:rsid w:val="009E58C2"/>
    <w:rsid w:val="009E612E"/>
    <w:rsid w:val="009E6324"/>
    <w:rsid w:val="009E64AE"/>
    <w:rsid w:val="009E64F6"/>
    <w:rsid w:val="009E7348"/>
    <w:rsid w:val="009E78D2"/>
    <w:rsid w:val="009F0576"/>
    <w:rsid w:val="009F0625"/>
    <w:rsid w:val="009F110C"/>
    <w:rsid w:val="009F1EA6"/>
    <w:rsid w:val="009F2ABA"/>
    <w:rsid w:val="009F2AF4"/>
    <w:rsid w:val="009F35A8"/>
    <w:rsid w:val="009F4244"/>
    <w:rsid w:val="009F43FF"/>
    <w:rsid w:val="009F471B"/>
    <w:rsid w:val="009F4C51"/>
    <w:rsid w:val="009F4CE1"/>
    <w:rsid w:val="009F4E98"/>
    <w:rsid w:val="009F511E"/>
    <w:rsid w:val="009F5331"/>
    <w:rsid w:val="009F651F"/>
    <w:rsid w:val="009F6848"/>
    <w:rsid w:val="009F6E0B"/>
    <w:rsid w:val="009F70B7"/>
    <w:rsid w:val="00A00084"/>
    <w:rsid w:val="00A00407"/>
    <w:rsid w:val="00A0169B"/>
    <w:rsid w:val="00A01811"/>
    <w:rsid w:val="00A029F8"/>
    <w:rsid w:val="00A0349C"/>
    <w:rsid w:val="00A04999"/>
    <w:rsid w:val="00A0533A"/>
    <w:rsid w:val="00A057BE"/>
    <w:rsid w:val="00A06FF7"/>
    <w:rsid w:val="00A072D1"/>
    <w:rsid w:val="00A07FE4"/>
    <w:rsid w:val="00A101DD"/>
    <w:rsid w:val="00A109D8"/>
    <w:rsid w:val="00A109E3"/>
    <w:rsid w:val="00A111AC"/>
    <w:rsid w:val="00A115A8"/>
    <w:rsid w:val="00A11F04"/>
    <w:rsid w:val="00A121D8"/>
    <w:rsid w:val="00A1239F"/>
    <w:rsid w:val="00A1247F"/>
    <w:rsid w:val="00A12D34"/>
    <w:rsid w:val="00A133CE"/>
    <w:rsid w:val="00A14B4C"/>
    <w:rsid w:val="00A14E24"/>
    <w:rsid w:val="00A14EC6"/>
    <w:rsid w:val="00A1626B"/>
    <w:rsid w:val="00A162B5"/>
    <w:rsid w:val="00A1655B"/>
    <w:rsid w:val="00A167F5"/>
    <w:rsid w:val="00A16E71"/>
    <w:rsid w:val="00A16FA0"/>
    <w:rsid w:val="00A1722D"/>
    <w:rsid w:val="00A17E14"/>
    <w:rsid w:val="00A20F41"/>
    <w:rsid w:val="00A210B3"/>
    <w:rsid w:val="00A210C6"/>
    <w:rsid w:val="00A22114"/>
    <w:rsid w:val="00A22681"/>
    <w:rsid w:val="00A242BC"/>
    <w:rsid w:val="00A24BBE"/>
    <w:rsid w:val="00A24C53"/>
    <w:rsid w:val="00A24E06"/>
    <w:rsid w:val="00A251EC"/>
    <w:rsid w:val="00A256FA"/>
    <w:rsid w:val="00A26179"/>
    <w:rsid w:val="00A26439"/>
    <w:rsid w:val="00A268FD"/>
    <w:rsid w:val="00A26D5A"/>
    <w:rsid w:val="00A26E33"/>
    <w:rsid w:val="00A272C5"/>
    <w:rsid w:val="00A27C79"/>
    <w:rsid w:val="00A30276"/>
    <w:rsid w:val="00A30C64"/>
    <w:rsid w:val="00A30E9E"/>
    <w:rsid w:val="00A313AD"/>
    <w:rsid w:val="00A31E42"/>
    <w:rsid w:val="00A31EAC"/>
    <w:rsid w:val="00A3219D"/>
    <w:rsid w:val="00A3247D"/>
    <w:rsid w:val="00A324AB"/>
    <w:rsid w:val="00A32EBC"/>
    <w:rsid w:val="00A340D2"/>
    <w:rsid w:val="00A34864"/>
    <w:rsid w:val="00A34D1A"/>
    <w:rsid w:val="00A34E56"/>
    <w:rsid w:val="00A35905"/>
    <w:rsid w:val="00A3613E"/>
    <w:rsid w:val="00A365B6"/>
    <w:rsid w:val="00A3682C"/>
    <w:rsid w:val="00A36B24"/>
    <w:rsid w:val="00A3790C"/>
    <w:rsid w:val="00A37D69"/>
    <w:rsid w:val="00A40FE3"/>
    <w:rsid w:val="00A4184F"/>
    <w:rsid w:val="00A41957"/>
    <w:rsid w:val="00A41E86"/>
    <w:rsid w:val="00A42938"/>
    <w:rsid w:val="00A42D61"/>
    <w:rsid w:val="00A430E7"/>
    <w:rsid w:val="00A43795"/>
    <w:rsid w:val="00A43CD0"/>
    <w:rsid w:val="00A43D78"/>
    <w:rsid w:val="00A43ED7"/>
    <w:rsid w:val="00A447EE"/>
    <w:rsid w:val="00A45547"/>
    <w:rsid w:val="00A456E3"/>
    <w:rsid w:val="00A461F5"/>
    <w:rsid w:val="00A46BAF"/>
    <w:rsid w:val="00A46E32"/>
    <w:rsid w:val="00A4762E"/>
    <w:rsid w:val="00A47B22"/>
    <w:rsid w:val="00A47D6C"/>
    <w:rsid w:val="00A501C5"/>
    <w:rsid w:val="00A50A69"/>
    <w:rsid w:val="00A5160A"/>
    <w:rsid w:val="00A51F80"/>
    <w:rsid w:val="00A524E0"/>
    <w:rsid w:val="00A52599"/>
    <w:rsid w:val="00A52683"/>
    <w:rsid w:val="00A52700"/>
    <w:rsid w:val="00A52E6D"/>
    <w:rsid w:val="00A53526"/>
    <w:rsid w:val="00A5384D"/>
    <w:rsid w:val="00A53CD2"/>
    <w:rsid w:val="00A54B67"/>
    <w:rsid w:val="00A54CF3"/>
    <w:rsid w:val="00A54D1A"/>
    <w:rsid w:val="00A55473"/>
    <w:rsid w:val="00A55A6A"/>
    <w:rsid w:val="00A56C32"/>
    <w:rsid w:val="00A56DBB"/>
    <w:rsid w:val="00A57281"/>
    <w:rsid w:val="00A57B85"/>
    <w:rsid w:val="00A57D60"/>
    <w:rsid w:val="00A6018D"/>
    <w:rsid w:val="00A60BB9"/>
    <w:rsid w:val="00A61142"/>
    <w:rsid w:val="00A61178"/>
    <w:rsid w:val="00A615A6"/>
    <w:rsid w:val="00A6174C"/>
    <w:rsid w:val="00A61C73"/>
    <w:rsid w:val="00A62C6F"/>
    <w:rsid w:val="00A63E26"/>
    <w:rsid w:val="00A644E3"/>
    <w:rsid w:val="00A646BB"/>
    <w:rsid w:val="00A64981"/>
    <w:rsid w:val="00A64EF6"/>
    <w:rsid w:val="00A65901"/>
    <w:rsid w:val="00A67578"/>
    <w:rsid w:val="00A67A39"/>
    <w:rsid w:val="00A67E21"/>
    <w:rsid w:val="00A702AE"/>
    <w:rsid w:val="00A70458"/>
    <w:rsid w:val="00A707D6"/>
    <w:rsid w:val="00A70C6C"/>
    <w:rsid w:val="00A7103B"/>
    <w:rsid w:val="00A71372"/>
    <w:rsid w:val="00A717D2"/>
    <w:rsid w:val="00A7180F"/>
    <w:rsid w:val="00A71C17"/>
    <w:rsid w:val="00A71CB2"/>
    <w:rsid w:val="00A72107"/>
    <w:rsid w:val="00A72623"/>
    <w:rsid w:val="00A72D66"/>
    <w:rsid w:val="00A734C1"/>
    <w:rsid w:val="00A73CCE"/>
    <w:rsid w:val="00A73EFE"/>
    <w:rsid w:val="00A741A3"/>
    <w:rsid w:val="00A7444C"/>
    <w:rsid w:val="00A751A4"/>
    <w:rsid w:val="00A75533"/>
    <w:rsid w:val="00A757FA"/>
    <w:rsid w:val="00A75874"/>
    <w:rsid w:val="00A7594F"/>
    <w:rsid w:val="00A75B0C"/>
    <w:rsid w:val="00A76088"/>
    <w:rsid w:val="00A76742"/>
    <w:rsid w:val="00A77C89"/>
    <w:rsid w:val="00A80172"/>
    <w:rsid w:val="00A80D66"/>
    <w:rsid w:val="00A80E9E"/>
    <w:rsid w:val="00A815BF"/>
    <w:rsid w:val="00A818E6"/>
    <w:rsid w:val="00A81BA2"/>
    <w:rsid w:val="00A8201D"/>
    <w:rsid w:val="00A83AA9"/>
    <w:rsid w:val="00A83F2A"/>
    <w:rsid w:val="00A840CD"/>
    <w:rsid w:val="00A847F1"/>
    <w:rsid w:val="00A84931"/>
    <w:rsid w:val="00A84FB2"/>
    <w:rsid w:val="00A85124"/>
    <w:rsid w:val="00A852CF"/>
    <w:rsid w:val="00A85499"/>
    <w:rsid w:val="00A857DF"/>
    <w:rsid w:val="00A86005"/>
    <w:rsid w:val="00A861F3"/>
    <w:rsid w:val="00A868C1"/>
    <w:rsid w:val="00A86B15"/>
    <w:rsid w:val="00A86E96"/>
    <w:rsid w:val="00A86F66"/>
    <w:rsid w:val="00A9001E"/>
    <w:rsid w:val="00A907A1"/>
    <w:rsid w:val="00A90AE7"/>
    <w:rsid w:val="00A90DC6"/>
    <w:rsid w:val="00A90FA6"/>
    <w:rsid w:val="00A9142B"/>
    <w:rsid w:val="00A92356"/>
    <w:rsid w:val="00A9259D"/>
    <w:rsid w:val="00A9266B"/>
    <w:rsid w:val="00A92810"/>
    <w:rsid w:val="00A92BD9"/>
    <w:rsid w:val="00A92FFE"/>
    <w:rsid w:val="00A93389"/>
    <w:rsid w:val="00A93D49"/>
    <w:rsid w:val="00A93D58"/>
    <w:rsid w:val="00A940A4"/>
    <w:rsid w:val="00A94147"/>
    <w:rsid w:val="00A9440F"/>
    <w:rsid w:val="00A9442E"/>
    <w:rsid w:val="00A948CA"/>
    <w:rsid w:val="00A94BCC"/>
    <w:rsid w:val="00A955A3"/>
    <w:rsid w:val="00A95A58"/>
    <w:rsid w:val="00A95A6B"/>
    <w:rsid w:val="00A95CEA"/>
    <w:rsid w:val="00A96366"/>
    <w:rsid w:val="00A96521"/>
    <w:rsid w:val="00A9704A"/>
    <w:rsid w:val="00A9743C"/>
    <w:rsid w:val="00A97B47"/>
    <w:rsid w:val="00AA0459"/>
    <w:rsid w:val="00AA083D"/>
    <w:rsid w:val="00AA08D9"/>
    <w:rsid w:val="00AA09EE"/>
    <w:rsid w:val="00AA0CA1"/>
    <w:rsid w:val="00AA1901"/>
    <w:rsid w:val="00AA1B6B"/>
    <w:rsid w:val="00AA22AB"/>
    <w:rsid w:val="00AA29FD"/>
    <w:rsid w:val="00AA2A7B"/>
    <w:rsid w:val="00AA2B58"/>
    <w:rsid w:val="00AA3D10"/>
    <w:rsid w:val="00AA4124"/>
    <w:rsid w:val="00AA50A1"/>
    <w:rsid w:val="00AA539C"/>
    <w:rsid w:val="00AA5934"/>
    <w:rsid w:val="00AA5A0F"/>
    <w:rsid w:val="00AA5DF3"/>
    <w:rsid w:val="00AA5EE1"/>
    <w:rsid w:val="00AA61E2"/>
    <w:rsid w:val="00AA62FC"/>
    <w:rsid w:val="00AA6F58"/>
    <w:rsid w:val="00AA7A71"/>
    <w:rsid w:val="00AA7CF5"/>
    <w:rsid w:val="00AA7FD3"/>
    <w:rsid w:val="00AB0008"/>
    <w:rsid w:val="00AB00F7"/>
    <w:rsid w:val="00AB0286"/>
    <w:rsid w:val="00AB1290"/>
    <w:rsid w:val="00AB18D8"/>
    <w:rsid w:val="00AB1D3E"/>
    <w:rsid w:val="00AB1FC3"/>
    <w:rsid w:val="00AB2362"/>
    <w:rsid w:val="00AB23BD"/>
    <w:rsid w:val="00AB275D"/>
    <w:rsid w:val="00AB304B"/>
    <w:rsid w:val="00AB3438"/>
    <w:rsid w:val="00AB3757"/>
    <w:rsid w:val="00AB397C"/>
    <w:rsid w:val="00AB3983"/>
    <w:rsid w:val="00AB3BBD"/>
    <w:rsid w:val="00AB3F15"/>
    <w:rsid w:val="00AB43B3"/>
    <w:rsid w:val="00AB48EB"/>
    <w:rsid w:val="00AB4CDC"/>
    <w:rsid w:val="00AB53B0"/>
    <w:rsid w:val="00AB6B65"/>
    <w:rsid w:val="00AB76E4"/>
    <w:rsid w:val="00AC071A"/>
    <w:rsid w:val="00AC0748"/>
    <w:rsid w:val="00AC0E87"/>
    <w:rsid w:val="00AC14D5"/>
    <w:rsid w:val="00AC1C13"/>
    <w:rsid w:val="00AC2561"/>
    <w:rsid w:val="00AC2569"/>
    <w:rsid w:val="00AC2C9D"/>
    <w:rsid w:val="00AC2F1E"/>
    <w:rsid w:val="00AC32D2"/>
    <w:rsid w:val="00AC3333"/>
    <w:rsid w:val="00AC351D"/>
    <w:rsid w:val="00AC3644"/>
    <w:rsid w:val="00AC3707"/>
    <w:rsid w:val="00AC3CDB"/>
    <w:rsid w:val="00AC41FB"/>
    <w:rsid w:val="00AC5B40"/>
    <w:rsid w:val="00AC5E1B"/>
    <w:rsid w:val="00AC5E45"/>
    <w:rsid w:val="00AC60D7"/>
    <w:rsid w:val="00AC60D8"/>
    <w:rsid w:val="00AC6673"/>
    <w:rsid w:val="00AC67F0"/>
    <w:rsid w:val="00AC67F8"/>
    <w:rsid w:val="00AC7213"/>
    <w:rsid w:val="00AC7DCC"/>
    <w:rsid w:val="00AD04A1"/>
    <w:rsid w:val="00AD1306"/>
    <w:rsid w:val="00AD1517"/>
    <w:rsid w:val="00AD197F"/>
    <w:rsid w:val="00AD3362"/>
    <w:rsid w:val="00AD3F3F"/>
    <w:rsid w:val="00AD4427"/>
    <w:rsid w:val="00AD4553"/>
    <w:rsid w:val="00AD4926"/>
    <w:rsid w:val="00AD52D0"/>
    <w:rsid w:val="00AD5A66"/>
    <w:rsid w:val="00AD6087"/>
    <w:rsid w:val="00AD6367"/>
    <w:rsid w:val="00AD67CA"/>
    <w:rsid w:val="00AD7388"/>
    <w:rsid w:val="00AD75AE"/>
    <w:rsid w:val="00AD7716"/>
    <w:rsid w:val="00AD7D16"/>
    <w:rsid w:val="00AE0F07"/>
    <w:rsid w:val="00AE1442"/>
    <w:rsid w:val="00AE1947"/>
    <w:rsid w:val="00AE2848"/>
    <w:rsid w:val="00AE28BE"/>
    <w:rsid w:val="00AE2D86"/>
    <w:rsid w:val="00AE36E0"/>
    <w:rsid w:val="00AE5439"/>
    <w:rsid w:val="00AE627E"/>
    <w:rsid w:val="00AE6600"/>
    <w:rsid w:val="00AE69EE"/>
    <w:rsid w:val="00AE7E41"/>
    <w:rsid w:val="00AF17EA"/>
    <w:rsid w:val="00AF194E"/>
    <w:rsid w:val="00AF1F77"/>
    <w:rsid w:val="00AF20C3"/>
    <w:rsid w:val="00AF2747"/>
    <w:rsid w:val="00AF2AA1"/>
    <w:rsid w:val="00AF38B4"/>
    <w:rsid w:val="00AF4331"/>
    <w:rsid w:val="00AF4852"/>
    <w:rsid w:val="00AF4A1E"/>
    <w:rsid w:val="00AF4AF1"/>
    <w:rsid w:val="00AF60ED"/>
    <w:rsid w:val="00AF6FAA"/>
    <w:rsid w:val="00AF713C"/>
    <w:rsid w:val="00AF7320"/>
    <w:rsid w:val="00AF7D33"/>
    <w:rsid w:val="00B00CCC"/>
    <w:rsid w:val="00B011DB"/>
    <w:rsid w:val="00B01531"/>
    <w:rsid w:val="00B01A6F"/>
    <w:rsid w:val="00B023B4"/>
    <w:rsid w:val="00B02E68"/>
    <w:rsid w:val="00B03559"/>
    <w:rsid w:val="00B041FE"/>
    <w:rsid w:val="00B054AE"/>
    <w:rsid w:val="00B05728"/>
    <w:rsid w:val="00B0574B"/>
    <w:rsid w:val="00B05AAC"/>
    <w:rsid w:val="00B05AC2"/>
    <w:rsid w:val="00B05BA9"/>
    <w:rsid w:val="00B05D1C"/>
    <w:rsid w:val="00B05D47"/>
    <w:rsid w:val="00B06042"/>
    <w:rsid w:val="00B064D3"/>
    <w:rsid w:val="00B07003"/>
    <w:rsid w:val="00B07A12"/>
    <w:rsid w:val="00B10253"/>
    <w:rsid w:val="00B10B8F"/>
    <w:rsid w:val="00B10EBF"/>
    <w:rsid w:val="00B1117D"/>
    <w:rsid w:val="00B111F8"/>
    <w:rsid w:val="00B1202F"/>
    <w:rsid w:val="00B12C08"/>
    <w:rsid w:val="00B12E9A"/>
    <w:rsid w:val="00B13002"/>
    <w:rsid w:val="00B1358B"/>
    <w:rsid w:val="00B13B95"/>
    <w:rsid w:val="00B13C33"/>
    <w:rsid w:val="00B13F5B"/>
    <w:rsid w:val="00B14C5D"/>
    <w:rsid w:val="00B14C94"/>
    <w:rsid w:val="00B153FC"/>
    <w:rsid w:val="00B1555C"/>
    <w:rsid w:val="00B1578C"/>
    <w:rsid w:val="00B158D0"/>
    <w:rsid w:val="00B161E1"/>
    <w:rsid w:val="00B162F2"/>
    <w:rsid w:val="00B1673F"/>
    <w:rsid w:val="00B167B9"/>
    <w:rsid w:val="00B16A20"/>
    <w:rsid w:val="00B16FA7"/>
    <w:rsid w:val="00B16FEC"/>
    <w:rsid w:val="00B17EF3"/>
    <w:rsid w:val="00B2038E"/>
    <w:rsid w:val="00B203E8"/>
    <w:rsid w:val="00B208D4"/>
    <w:rsid w:val="00B22B46"/>
    <w:rsid w:val="00B234BE"/>
    <w:rsid w:val="00B2387E"/>
    <w:rsid w:val="00B2392B"/>
    <w:rsid w:val="00B23D73"/>
    <w:rsid w:val="00B23EBE"/>
    <w:rsid w:val="00B24315"/>
    <w:rsid w:val="00B24927"/>
    <w:rsid w:val="00B24950"/>
    <w:rsid w:val="00B24989"/>
    <w:rsid w:val="00B24DC9"/>
    <w:rsid w:val="00B2597B"/>
    <w:rsid w:val="00B269B1"/>
    <w:rsid w:val="00B273FB"/>
    <w:rsid w:val="00B276CC"/>
    <w:rsid w:val="00B2774A"/>
    <w:rsid w:val="00B2777D"/>
    <w:rsid w:val="00B27881"/>
    <w:rsid w:val="00B27FE5"/>
    <w:rsid w:val="00B300F3"/>
    <w:rsid w:val="00B3046B"/>
    <w:rsid w:val="00B304D7"/>
    <w:rsid w:val="00B30694"/>
    <w:rsid w:val="00B30FEF"/>
    <w:rsid w:val="00B31479"/>
    <w:rsid w:val="00B31CBE"/>
    <w:rsid w:val="00B32105"/>
    <w:rsid w:val="00B32610"/>
    <w:rsid w:val="00B32959"/>
    <w:rsid w:val="00B33BAE"/>
    <w:rsid w:val="00B33C5E"/>
    <w:rsid w:val="00B342FD"/>
    <w:rsid w:val="00B346D5"/>
    <w:rsid w:val="00B34D2F"/>
    <w:rsid w:val="00B3511C"/>
    <w:rsid w:val="00B35B9F"/>
    <w:rsid w:val="00B363B8"/>
    <w:rsid w:val="00B36BE0"/>
    <w:rsid w:val="00B378A6"/>
    <w:rsid w:val="00B37F2D"/>
    <w:rsid w:val="00B37FF1"/>
    <w:rsid w:val="00B40751"/>
    <w:rsid w:val="00B4088D"/>
    <w:rsid w:val="00B40CCF"/>
    <w:rsid w:val="00B40FF0"/>
    <w:rsid w:val="00B410D0"/>
    <w:rsid w:val="00B41667"/>
    <w:rsid w:val="00B41AF5"/>
    <w:rsid w:val="00B4296B"/>
    <w:rsid w:val="00B42A1F"/>
    <w:rsid w:val="00B42A20"/>
    <w:rsid w:val="00B430D8"/>
    <w:rsid w:val="00B43439"/>
    <w:rsid w:val="00B43595"/>
    <w:rsid w:val="00B4375E"/>
    <w:rsid w:val="00B4387B"/>
    <w:rsid w:val="00B43F77"/>
    <w:rsid w:val="00B444BC"/>
    <w:rsid w:val="00B4459B"/>
    <w:rsid w:val="00B44EE3"/>
    <w:rsid w:val="00B4548B"/>
    <w:rsid w:val="00B45667"/>
    <w:rsid w:val="00B45FF8"/>
    <w:rsid w:val="00B4642E"/>
    <w:rsid w:val="00B46463"/>
    <w:rsid w:val="00B46CDC"/>
    <w:rsid w:val="00B46D8E"/>
    <w:rsid w:val="00B478C2"/>
    <w:rsid w:val="00B50652"/>
    <w:rsid w:val="00B511C7"/>
    <w:rsid w:val="00B511D7"/>
    <w:rsid w:val="00B51523"/>
    <w:rsid w:val="00B516E5"/>
    <w:rsid w:val="00B519AF"/>
    <w:rsid w:val="00B528E3"/>
    <w:rsid w:val="00B52A27"/>
    <w:rsid w:val="00B5344D"/>
    <w:rsid w:val="00B536A1"/>
    <w:rsid w:val="00B5508E"/>
    <w:rsid w:val="00B55B29"/>
    <w:rsid w:val="00B55B34"/>
    <w:rsid w:val="00B56090"/>
    <w:rsid w:val="00B56D87"/>
    <w:rsid w:val="00B56E40"/>
    <w:rsid w:val="00B57018"/>
    <w:rsid w:val="00B5715A"/>
    <w:rsid w:val="00B60BEC"/>
    <w:rsid w:val="00B610A2"/>
    <w:rsid w:val="00B61472"/>
    <w:rsid w:val="00B61901"/>
    <w:rsid w:val="00B61E07"/>
    <w:rsid w:val="00B61EAF"/>
    <w:rsid w:val="00B6316F"/>
    <w:rsid w:val="00B631C1"/>
    <w:rsid w:val="00B633DA"/>
    <w:rsid w:val="00B6382B"/>
    <w:rsid w:val="00B638E0"/>
    <w:rsid w:val="00B63D59"/>
    <w:rsid w:val="00B63E6C"/>
    <w:rsid w:val="00B640BD"/>
    <w:rsid w:val="00B64350"/>
    <w:rsid w:val="00B6447A"/>
    <w:rsid w:val="00B64A1B"/>
    <w:rsid w:val="00B64A8D"/>
    <w:rsid w:val="00B651E1"/>
    <w:rsid w:val="00B655A7"/>
    <w:rsid w:val="00B65826"/>
    <w:rsid w:val="00B65E1C"/>
    <w:rsid w:val="00B66C6D"/>
    <w:rsid w:val="00B6732C"/>
    <w:rsid w:val="00B67402"/>
    <w:rsid w:val="00B67795"/>
    <w:rsid w:val="00B701A4"/>
    <w:rsid w:val="00B7155A"/>
    <w:rsid w:val="00B71D33"/>
    <w:rsid w:val="00B72342"/>
    <w:rsid w:val="00B7285B"/>
    <w:rsid w:val="00B72AB2"/>
    <w:rsid w:val="00B7429C"/>
    <w:rsid w:val="00B7469C"/>
    <w:rsid w:val="00B75163"/>
    <w:rsid w:val="00B75844"/>
    <w:rsid w:val="00B7704B"/>
    <w:rsid w:val="00B7704D"/>
    <w:rsid w:val="00B77159"/>
    <w:rsid w:val="00B773BC"/>
    <w:rsid w:val="00B77A84"/>
    <w:rsid w:val="00B77D9F"/>
    <w:rsid w:val="00B77F0C"/>
    <w:rsid w:val="00B77FAC"/>
    <w:rsid w:val="00B80BFD"/>
    <w:rsid w:val="00B8183D"/>
    <w:rsid w:val="00B81B35"/>
    <w:rsid w:val="00B81C4F"/>
    <w:rsid w:val="00B81D18"/>
    <w:rsid w:val="00B826F4"/>
    <w:rsid w:val="00B82739"/>
    <w:rsid w:val="00B827C2"/>
    <w:rsid w:val="00B82B26"/>
    <w:rsid w:val="00B83552"/>
    <w:rsid w:val="00B8367A"/>
    <w:rsid w:val="00B83830"/>
    <w:rsid w:val="00B83B68"/>
    <w:rsid w:val="00B84FDD"/>
    <w:rsid w:val="00B85A1B"/>
    <w:rsid w:val="00B85AD7"/>
    <w:rsid w:val="00B861AD"/>
    <w:rsid w:val="00B867E2"/>
    <w:rsid w:val="00B87031"/>
    <w:rsid w:val="00B873B5"/>
    <w:rsid w:val="00B876DC"/>
    <w:rsid w:val="00B9057F"/>
    <w:rsid w:val="00B90A4B"/>
    <w:rsid w:val="00B912C8"/>
    <w:rsid w:val="00B91426"/>
    <w:rsid w:val="00B9207E"/>
    <w:rsid w:val="00B92440"/>
    <w:rsid w:val="00B93160"/>
    <w:rsid w:val="00B934A4"/>
    <w:rsid w:val="00B93FD2"/>
    <w:rsid w:val="00B93FD7"/>
    <w:rsid w:val="00B9400B"/>
    <w:rsid w:val="00B9458B"/>
    <w:rsid w:val="00B9458C"/>
    <w:rsid w:val="00B94C0F"/>
    <w:rsid w:val="00B94C50"/>
    <w:rsid w:val="00B95412"/>
    <w:rsid w:val="00B95AEB"/>
    <w:rsid w:val="00B967A5"/>
    <w:rsid w:val="00B97950"/>
    <w:rsid w:val="00BA0BEC"/>
    <w:rsid w:val="00BA0D2C"/>
    <w:rsid w:val="00BA109E"/>
    <w:rsid w:val="00BA1AAA"/>
    <w:rsid w:val="00BA2361"/>
    <w:rsid w:val="00BA2406"/>
    <w:rsid w:val="00BA2EAD"/>
    <w:rsid w:val="00BA3058"/>
    <w:rsid w:val="00BA3059"/>
    <w:rsid w:val="00BA3F9A"/>
    <w:rsid w:val="00BA40D9"/>
    <w:rsid w:val="00BA4832"/>
    <w:rsid w:val="00BA4865"/>
    <w:rsid w:val="00BA5CF2"/>
    <w:rsid w:val="00BA5DCA"/>
    <w:rsid w:val="00BA5FF4"/>
    <w:rsid w:val="00BA6AEE"/>
    <w:rsid w:val="00BA715F"/>
    <w:rsid w:val="00BA7255"/>
    <w:rsid w:val="00BA7B18"/>
    <w:rsid w:val="00BA7E61"/>
    <w:rsid w:val="00BB05CE"/>
    <w:rsid w:val="00BB0ABB"/>
    <w:rsid w:val="00BB0FA8"/>
    <w:rsid w:val="00BB113D"/>
    <w:rsid w:val="00BB1A7F"/>
    <w:rsid w:val="00BB1CE9"/>
    <w:rsid w:val="00BB1DCA"/>
    <w:rsid w:val="00BB1E75"/>
    <w:rsid w:val="00BB1F97"/>
    <w:rsid w:val="00BB3017"/>
    <w:rsid w:val="00BB3427"/>
    <w:rsid w:val="00BB3713"/>
    <w:rsid w:val="00BB4398"/>
    <w:rsid w:val="00BB4505"/>
    <w:rsid w:val="00BB4C01"/>
    <w:rsid w:val="00BB53AB"/>
    <w:rsid w:val="00BB5680"/>
    <w:rsid w:val="00BB56DC"/>
    <w:rsid w:val="00BB67BB"/>
    <w:rsid w:val="00BB7704"/>
    <w:rsid w:val="00BB7724"/>
    <w:rsid w:val="00BB7726"/>
    <w:rsid w:val="00BC022D"/>
    <w:rsid w:val="00BC033F"/>
    <w:rsid w:val="00BC0499"/>
    <w:rsid w:val="00BC18BB"/>
    <w:rsid w:val="00BC1C9C"/>
    <w:rsid w:val="00BC2175"/>
    <w:rsid w:val="00BC265F"/>
    <w:rsid w:val="00BC2D1B"/>
    <w:rsid w:val="00BC2D43"/>
    <w:rsid w:val="00BC2FA9"/>
    <w:rsid w:val="00BC4AB6"/>
    <w:rsid w:val="00BC4E77"/>
    <w:rsid w:val="00BC4ED6"/>
    <w:rsid w:val="00BC58D6"/>
    <w:rsid w:val="00BC6097"/>
    <w:rsid w:val="00BC6A91"/>
    <w:rsid w:val="00BC7D90"/>
    <w:rsid w:val="00BD017E"/>
    <w:rsid w:val="00BD04DE"/>
    <w:rsid w:val="00BD05F6"/>
    <w:rsid w:val="00BD063A"/>
    <w:rsid w:val="00BD0834"/>
    <w:rsid w:val="00BD1B6B"/>
    <w:rsid w:val="00BD2230"/>
    <w:rsid w:val="00BD2533"/>
    <w:rsid w:val="00BD28D2"/>
    <w:rsid w:val="00BD29B0"/>
    <w:rsid w:val="00BD2B29"/>
    <w:rsid w:val="00BD2BAA"/>
    <w:rsid w:val="00BD3134"/>
    <w:rsid w:val="00BD39A3"/>
    <w:rsid w:val="00BD438E"/>
    <w:rsid w:val="00BD608F"/>
    <w:rsid w:val="00BD69BC"/>
    <w:rsid w:val="00BD701B"/>
    <w:rsid w:val="00BD7247"/>
    <w:rsid w:val="00BD7E4C"/>
    <w:rsid w:val="00BD7E72"/>
    <w:rsid w:val="00BE01A5"/>
    <w:rsid w:val="00BE063F"/>
    <w:rsid w:val="00BE0856"/>
    <w:rsid w:val="00BE0A4A"/>
    <w:rsid w:val="00BE0C0D"/>
    <w:rsid w:val="00BE0E19"/>
    <w:rsid w:val="00BE1878"/>
    <w:rsid w:val="00BE1BAF"/>
    <w:rsid w:val="00BE1D68"/>
    <w:rsid w:val="00BE28E8"/>
    <w:rsid w:val="00BE2B16"/>
    <w:rsid w:val="00BE3277"/>
    <w:rsid w:val="00BE35C7"/>
    <w:rsid w:val="00BE3C8A"/>
    <w:rsid w:val="00BE3CE4"/>
    <w:rsid w:val="00BE43FD"/>
    <w:rsid w:val="00BE49DC"/>
    <w:rsid w:val="00BE5068"/>
    <w:rsid w:val="00BE50C4"/>
    <w:rsid w:val="00BE5608"/>
    <w:rsid w:val="00BE5744"/>
    <w:rsid w:val="00BE587F"/>
    <w:rsid w:val="00BE5A29"/>
    <w:rsid w:val="00BE5E74"/>
    <w:rsid w:val="00BE68D7"/>
    <w:rsid w:val="00BE6974"/>
    <w:rsid w:val="00BE6D55"/>
    <w:rsid w:val="00BE6DDA"/>
    <w:rsid w:val="00BF0086"/>
    <w:rsid w:val="00BF067B"/>
    <w:rsid w:val="00BF06CE"/>
    <w:rsid w:val="00BF0E32"/>
    <w:rsid w:val="00BF0E33"/>
    <w:rsid w:val="00BF0E94"/>
    <w:rsid w:val="00BF1196"/>
    <w:rsid w:val="00BF18FA"/>
    <w:rsid w:val="00BF1A04"/>
    <w:rsid w:val="00BF1BBA"/>
    <w:rsid w:val="00BF1CD7"/>
    <w:rsid w:val="00BF24B2"/>
    <w:rsid w:val="00BF2599"/>
    <w:rsid w:val="00BF25B6"/>
    <w:rsid w:val="00BF2C98"/>
    <w:rsid w:val="00BF2D8C"/>
    <w:rsid w:val="00BF33A2"/>
    <w:rsid w:val="00BF3BB6"/>
    <w:rsid w:val="00BF3C33"/>
    <w:rsid w:val="00BF5D9B"/>
    <w:rsid w:val="00BF6132"/>
    <w:rsid w:val="00BF6C32"/>
    <w:rsid w:val="00BF7F3C"/>
    <w:rsid w:val="00C00368"/>
    <w:rsid w:val="00C003BD"/>
    <w:rsid w:val="00C00C0B"/>
    <w:rsid w:val="00C01E8D"/>
    <w:rsid w:val="00C02C1B"/>
    <w:rsid w:val="00C030BA"/>
    <w:rsid w:val="00C031E3"/>
    <w:rsid w:val="00C041CC"/>
    <w:rsid w:val="00C04BCA"/>
    <w:rsid w:val="00C04CC5"/>
    <w:rsid w:val="00C06024"/>
    <w:rsid w:val="00C0657B"/>
    <w:rsid w:val="00C067F5"/>
    <w:rsid w:val="00C07061"/>
    <w:rsid w:val="00C07A32"/>
    <w:rsid w:val="00C07C66"/>
    <w:rsid w:val="00C10C5C"/>
    <w:rsid w:val="00C10EA1"/>
    <w:rsid w:val="00C11049"/>
    <w:rsid w:val="00C114BB"/>
    <w:rsid w:val="00C11C54"/>
    <w:rsid w:val="00C12067"/>
    <w:rsid w:val="00C1251B"/>
    <w:rsid w:val="00C1294A"/>
    <w:rsid w:val="00C13495"/>
    <w:rsid w:val="00C13878"/>
    <w:rsid w:val="00C14283"/>
    <w:rsid w:val="00C14512"/>
    <w:rsid w:val="00C14CBC"/>
    <w:rsid w:val="00C1568D"/>
    <w:rsid w:val="00C15C67"/>
    <w:rsid w:val="00C1626F"/>
    <w:rsid w:val="00C162DF"/>
    <w:rsid w:val="00C16691"/>
    <w:rsid w:val="00C17360"/>
    <w:rsid w:val="00C17D4B"/>
    <w:rsid w:val="00C17ECD"/>
    <w:rsid w:val="00C20CA6"/>
    <w:rsid w:val="00C20DCC"/>
    <w:rsid w:val="00C216F4"/>
    <w:rsid w:val="00C2193D"/>
    <w:rsid w:val="00C21D09"/>
    <w:rsid w:val="00C21D91"/>
    <w:rsid w:val="00C21EF5"/>
    <w:rsid w:val="00C22691"/>
    <w:rsid w:val="00C227EF"/>
    <w:rsid w:val="00C2327E"/>
    <w:rsid w:val="00C2469C"/>
    <w:rsid w:val="00C2474D"/>
    <w:rsid w:val="00C24758"/>
    <w:rsid w:val="00C247F6"/>
    <w:rsid w:val="00C24917"/>
    <w:rsid w:val="00C24BB6"/>
    <w:rsid w:val="00C24D15"/>
    <w:rsid w:val="00C24FF8"/>
    <w:rsid w:val="00C253B6"/>
    <w:rsid w:val="00C25521"/>
    <w:rsid w:val="00C257F7"/>
    <w:rsid w:val="00C261C7"/>
    <w:rsid w:val="00C2665C"/>
    <w:rsid w:val="00C2679E"/>
    <w:rsid w:val="00C2770F"/>
    <w:rsid w:val="00C27ACF"/>
    <w:rsid w:val="00C3078C"/>
    <w:rsid w:val="00C30BF1"/>
    <w:rsid w:val="00C30C61"/>
    <w:rsid w:val="00C314D7"/>
    <w:rsid w:val="00C318C1"/>
    <w:rsid w:val="00C3231E"/>
    <w:rsid w:val="00C32857"/>
    <w:rsid w:val="00C32908"/>
    <w:rsid w:val="00C333EE"/>
    <w:rsid w:val="00C33504"/>
    <w:rsid w:val="00C33750"/>
    <w:rsid w:val="00C33B47"/>
    <w:rsid w:val="00C343AA"/>
    <w:rsid w:val="00C348D2"/>
    <w:rsid w:val="00C360B6"/>
    <w:rsid w:val="00C3613B"/>
    <w:rsid w:val="00C361ED"/>
    <w:rsid w:val="00C365B2"/>
    <w:rsid w:val="00C37D45"/>
    <w:rsid w:val="00C37DA9"/>
    <w:rsid w:val="00C406A5"/>
    <w:rsid w:val="00C409B8"/>
    <w:rsid w:val="00C43568"/>
    <w:rsid w:val="00C43994"/>
    <w:rsid w:val="00C449C2"/>
    <w:rsid w:val="00C459F3"/>
    <w:rsid w:val="00C45ABC"/>
    <w:rsid w:val="00C46625"/>
    <w:rsid w:val="00C466D6"/>
    <w:rsid w:val="00C469AC"/>
    <w:rsid w:val="00C470D5"/>
    <w:rsid w:val="00C471C2"/>
    <w:rsid w:val="00C471D0"/>
    <w:rsid w:val="00C473D0"/>
    <w:rsid w:val="00C50322"/>
    <w:rsid w:val="00C504C1"/>
    <w:rsid w:val="00C50EA6"/>
    <w:rsid w:val="00C50ECD"/>
    <w:rsid w:val="00C51236"/>
    <w:rsid w:val="00C52795"/>
    <w:rsid w:val="00C5301D"/>
    <w:rsid w:val="00C53339"/>
    <w:rsid w:val="00C53B12"/>
    <w:rsid w:val="00C54612"/>
    <w:rsid w:val="00C54787"/>
    <w:rsid w:val="00C551DB"/>
    <w:rsid w:val="00C55401"/>
    <w:rsid w:val="00C55607"/>
    <w:rsid w:val="00C55A77"/>
    <w:rsid w:val="00C55D81"/>
    <w:rsid w:val="00C60054"/>
    <w:rsid w:val="00C601F5"/>
    <w:rsid w:val="00C60213"/>
    <w:rsid w:val="00C6029E"/>
    <w:rsid w:val="00C60322"/>
    <w:rsid w:val="00C60483"/>
    <w:rsid w:val="00C60D79"/>
    <w:rsid w:val="00C614BF"/>
    <w:rsid w:val="00C626DA"/>
    <w:rsid w:val="00C63024"/>
    <w:rsid w:val="00C63254"/>
    <w:rsid w:val="00C63E02"/>
    <w:rsid w:val="00C64175"/>
    <w:rsid w:val="00C64C2A"/>
    <w:rsid w:val="00C64DF7"/>
    <w:rsid w:val="00C6513D"/>
    <w:rsid w:val="00C66588"/>
    <w:rsid w:val="00C66C53"/>
    <w:rsid w:val="00C6788F"/>
    <w:rsid w:val="00C678ED"/>
    <w:rsid w:val="00C67918"/>
    <w:rsid w:val="00C679DE"/>
    <w:rsid w:val="00C700FB"/>
    <w:rsid w:val="00C718C4"/>
    <w:rsid w:val="00C719EF"/>
    <w:rsid w:val="00C72E96"/>
    <w:rsid w:val="00C73233"/>
    <w:rsid w:val="00C732D4"/>
    <w:rsid w:val="00C7534D"/>
    <w:rsid w:val="00C75E9E"/>
    <w:rsid w:val="00C76167"/>
    <w:rsid w:val="00C763EB"/>
    <w:rsid w:val="00C774F3"/>
    <w:rsid w:val="00C77B07"/>
    <w:rsid w:val="00C77EEB"/>
    <w:rsid w:val="00C80443"/>
    <w:rsid w:val="00C80527"/>
    <w:rsid w:val="00C80E81"/>
    <w:rsid w:val="00C81BEA"/>
    <w:rsid w:val="00C81CB4"/>
    <w:rsid w:val="00C82364"/>
    <w:rsid w:val="00C82847"/>
    <w:rsid w:val="00C82A38"/>
    <w:rsid w:val="00C82A6E"/>
    <w:rsid w:val="00C82EEF"/>
    <w:rsid w:val="00C83C51"/>
    <w:rsid w:val="00C84067"/>
    <w:rsid w:val="00C84B59"/>
    <w:rsid w:val="00C84BD5"/>
    <w:rsid w:val="00C84C09"/>
    <w:rsid w:val="00C84C4D"/>
    <w:rsid w:val="00C8508C"/>
    <w:rsid w:val="00C854B3"/>
    <w:rsid w:val="00C85632"/>
    <w:rsid w:val="00C857AB"/>
    <w:rsid w:val="00C85AB0"/>
    <w:rsid w:val="00C85B3D"/>
    <w:rsid w:val="00C8607B"/>
    <w:rsid w:val="00C86678"/>
    <w:rsid w:val="00C866B5"/>
    <w:rsid w:val="00C87894"/>
    <w:rsid w:val="00C87B79"/>
    <w:rsid w:val="00C87E30"/>
    <w:rsid w:val="00C90BA0"/>
    <w:rsid w:val="00C91615"/>
    <w:rsid w:val="00C928DE"/>
    <w:rsid w:val="00C928EC"/>
    <w:rsid w:val="00C93749"/>
    <w:rsid w:val="00C937A8"/>
    <w:rsid w:val="00C94143"/>
    <w:rsid w:val="00C94913"/>
    <w:rsid w:val="00C94976"/>
    <w:rsid w:val="00C94D20"/>
    <w:rsid w:val="00C965C2"/>
    <w:rsid w:val="00C96B10"/>
    <w:rsid w:val="00C96C6B"/>
    <w:rsid w:val="00C971A8"/>
    <w:rsid w:val="00C979DB"/>
    <w:rsid w:val="00C97B3B"/>
    <w:rsid w:val="00CA0970"/>
    <w:rsid w:val="00CA29D8"/>
    <w:rsid w:val="00CA2C38"/>
    <w:rsid w:val="00CA39C3"/>
    <w:rsid w:val="00CA3C69"/>
    <w:rsid w:val="00CA3ECA"/>
    <w:rsid w:val="00CA42F3"/>
    <w:rsid w:val="00CA4622"/>
    <w:rsid w:val="00CA52AC"/>
    <w:rsid w:val="00CA5FB7"/>
    <w:rsid w:val="00CA6064"/>
    <w:rsid w:val="00CA619E"/>
    <w:rsid w:val="00CA6C9D"/>
    <w:rsid w:val="00CA769A"/>
    <w:rsid w:val="00CB08D6"/>
    <w:rsid w:val="00CB0C4B"/>
    <w:rsid w:val="00CB0FB2"/>
    <w:rsid w:val="00CB152F"/>
    <w:rsid w:val="00CB1602"/>
    <w:rsid w:val="00CB22C0"/>
    <w:rsid w:val="00CB2A5A"/>
    <w:rsid w:val="00CB350A"/>
    <w:rsid w:val="00CB350F"/>
    <w:rsid w:val="00CB3BE9"/>
    <w:rsid w:val="00CB3F64"/>
    <w:rsid w:val="00CB47C1"/>
    <w:rsid w:val="00CB5446"/>
    <w:rsid w:val="00CB546B"/>
    <w:rsid w:val="00CB566F"/>
    <w:rsid w:val="00CB5B61"/>
    <w:rsid w:val="00CB62E8"/>
    <w:rsid w:val="00CB65CB"/>
    <w:rsid w:val="00CB696F"/>
    <w:rsid w:val="00CB6D0B"/>
    <w:rsid w:val="00CB7125"/>
    <w:rsid w:val="00CB73C7"/>
    <w:rsid w:val="00CC007E"/>
    <w:rsid w:val="00CC04BA"/>
    <w:rsid w:val="00CC0FE8"/>
    <w:rsid w:val="00CC1013"/>
    <w:rsid w:val="00CC1083"/>
    <w:rsid w:val="00CC10AF"/>
    <w:rsid w:val="00CC1137"/>
    <w:rsid w:val="00CC1205"/>
    <w:rsid w:val="00CC1AE0"/>
    <w:rsid w:val="00CC1E84"/>
    <w:rsid w:val="00CC222E"/>
    <w:rsid w:val="00CC25D2"/>
    <w:rsid w:val="00CC2E48"/>
    <w:rsid w:val="00CC30B5"/>
    <w:rsid w:val="00CC3D6B"/>
    <w:rsid w:val="00CC480F"/>
    <w:rsid w:val="00CC4C99"/>
    <w:rsid w:val="00CC58E8"/>
    <w:rsid w:val="00CC5CC5"/>
    <w:rsid w:val="00CC5DA0"/>
    <w:rsid w:val="00CC5EB3"/>
    <w:rsid w:val="00CC63F1"/>
    <w:rsid w:val="00CC6507"/>
    <w:rsid w:val="00CC69EC"/>
    <w:rsid w:val="00CC6B0C"/>
    <w:rsid w:val="00CC6CA0"/>
    <w:rsid w:val="00CC6EF0"/>
    <w:rsid w:val="00CC7777"/>
    <w:rsid w:val="00CC7994"/>
    <w:rsid w:val="00CC7C57"/>
    <w:rsid w:val="00CD0214"/>
    <w:rsid w:val="00CD0559"/>
    <w:rsid w:val="00CD1C67"/>
    <w:rsid w:val="00CD22DD"/>
    <w:rsid w:val="00CD26B9"/>
    <w:rsid w:val="00CD2C92"/>
    <w:rsid w:val="00CD2F72"/>
    <w:rsid w:val="00CD4A11"/>
    <w:rsid w:val="00CD533B"/>
    <w:rsid w:val="00CD5556"/>
    <w:rsid w:val="00CD5758"/>
    <w:rsid w:val="00CD5C4B"/>
    <w:rsid w:val="00CD620A"/>
    <w:rsid w:val="00CE0247"/>
    <w:rsid w:val="00CE0623"/>
    <w:rsid w:val="00CE1300"/>
    <w:rsid w:val="00CE2525"/>
    <w:rsid w:val="00CE29C1"/>
    <w:rsid w:val="00CE2C9F"/>
    <w:rsid w:val="00CE2CAD"/>
    <w:rsid w:val="00CE2E5E"/>
    <w:rsid w:val="00CE324C"/>
    <w:rsid w:val="00CE4206"/>
    <w:rsid w:val="00CE4251"/>
    <w:rsid w:val="00CE4501"/>
    <w:rsid w:val="00CE5017"/>
    <w:rsid w:val="00CE5359"/>
    <w:rsid w:val="00CE5B42"/>
    <w:rsid w:val="00CE5F92"/>
    <w:rsid w:val="00CE5F9B"/>
    <w:rsid w:val="00CE6222"/>
    <w:rsid w:val="00CE6655"/>
    <w:rsid w:val="00CE6EB5"/>
    <w:rsid w:val="00CE789D"/>
    <w:rsid w:val="00CE78F1"/>
    <w:rsid w:val="00CE7A2F"/>
    <w:rsid w:val="00CF0108"/>
    <w:rsid w:val="00CF042F"/>
    <w:rsid w:val="00CF093E"/>
    <w:rsid w:val="00CF167B"/>
    <w:rsid w:val="00CF1AEA"/>
    <w:rsid w:val="00CF1C0B"/>
    <w:rsid w:val="00CF1DC9"/>
    <w:rsid w:val="00CF226A"/>
    <w:rsid w:val="00CF24CB"/>
    <w:rsid w:val="00CF2887"/>
    <w:rsid w:val="00CF2F1D"/>
    <w:rsid w:val="00CF2F29"/>
    <w:rsid w:val="00CF3CA8"/>
    <w:rsid w:val="00CF5106"/>
    <w:rsid w:val="00CF5C4C"/>
    <w:rsid w:val="00CF5EA8"/>
    <w:rsid w:val="00CF6964"/>
    <w:rsid w:val="00CF6F1B"/>
    <w:rsid w:val="00CF706B"/>
    <w:rsid w:val="00CF7907"/>
    <w:rsid w:val="00D0135D"/>
    <w:rsid w:val="00D01577"/>
    <w:rsid w:val="00D024E3"/>
    <w:rsid w:val="00D02878"/>
    <w:rsid w:val="00D02B0E"/>
    <w:rsid w:val="00D02BEC"/>
    <w:rsid w:val="00D03837"/>
    <w:rsid w:val="00D03DE2"/>
    <w:rsid w:val="00D04E41"/>
    <w:rsid w:val="00D058EE"/>
    <w:rsid w:val="00D061BE"/>
    <w:rsid w:val="00D06684"/>
    <w:rsid w:val="00D06A1D"/>
    <w:rsid w:val="00D07101"/>
    <w:rsid w:val="00D1049A"/>
    <w:rsid w:val="00D10DF3"/>
    <w:rsid w:val="00D1115D"/>
    <w:rsid w:val="00D11B05"/>
    <w:rsid w:val="00D11C0A"/>
    <w:rsid w:val="00D11D2F"/>
    <w:rsid w:val="00D125E6"/>
    <w:rsid w:val="00D127C2"/>
    <w:rsid w:val="00D12B8F"/>
    <w:rsid w:val="00D12EF6"/>
    <w:rsid w:val="00D13093"/>
    <w:rsid w:val="00D13F6B"/>
    <w:rsid w:val="00D14349"/>
    <w:rsid w:val="00D1496B"/>
    <w:rsid w:val="00D16079"/>
    <w:rsid w:val="00D163E6"/>
    <w:rsid w:val="00D16591"/>
    <w:rsid w:val="00D167FD"/>
    <w:rsid w:val="00D171F0"/>
    <w:rsid w:val="00D17D6E"/>
    <w:rsid w:val="00D17DC9"/>
    <w:rsid w:val="00D17E06"/>
    <w:rsid w:val="00D20DBE"/>
    <w:rsid w:val="00D215C4"/>
    <w:rsid w:val="00D222FB"/>
    <w:rsid w:val="00D2241B"/>
    <w:rsid w:val="00D229D2"/>
    <w:rsid w:val="00D22CB6"/>
    <w:rsid w:val="00D2326C"/>
    <w:rsid w:val="00D23276"/>
    <w:rsid w:val="00D237D1"/>
    <w:rsid w:val="00D23948"/>
    <w:rsid w:val="00D24188"/>
    <w:rsid w:val="00D24997"/>
    <w:rsid w:val="00D24A11"/>
    <w:rsid w:val="00D24C6C"/>
    <w:rsid w:val="00D24D6C"/>
    <w:rsid w:val="00D253FA"/>
    <w:rsid w:val="00D259D5"/>
    <w:rsid w:val="00D25AF6"/>
    <w:rsid w:val="00D25D02"/>
    <w:rsid w:val="00D26A46"/>
    <w:rsid w:val="00D26F1C"/>
    <w:rsid w:val="00D26F29"/>
    <w:rsid w:val="00D27313"/>
    <w:rsid w:val="00D275FE"/>
    <w:rsid w:val="00D27737"/>
    <w:rsid w:val="00D3034D"/>
    <w:rsid w:val="00D30600"/>
    <w:rsid w:val="00D30627"/>
    <w:rsid w:val="00D30A3E"/>
    <w:rsid w:val="00D30C5A"/>
    <w:rsid w:val="00D31286"/>
    <w:rsid w:val="00D31954"/>
    <w:rsid w:val="00D31A6A"/>
    <w:rsid w:val="00D31E2E"/>
    <w:rsid w:val="00D32324"/>
    <w:rsid w:val="00D329F2"/>
    <w:rsid w:val="00D32D44"/>
    <w:rsid w:val="00D32DF4"/>
    <w:rsid w:val="00D330A8"/>
    <w:rsid w:val="00D33ADB"/>
    <w:rsid w:val="00D33DDF"/>
    <w:rsid w:val="00D35380"/>
    <w:rsid w:val="00D35D47"/>
    <w:rsid w:val="00D35F74"/>
    <w:rsid w:val="00D3627E"/>
    <w:rsid w:val="00D3694A"/>
    <w:rsid w:val="00D369DE"/>
    <w:rsid w:val="00D36FBB"/>
    <w:rsid w:val="00D37E50"/>
    <w:rsid w:val="00D37FAC"/>
    <w:rsid w:val="00D40476"/>
    <w:rsid w:val="00D40AB0"/>
    <w:rsid w:val="00D41813"/>
    <w:rsid w:val="00D41936"/>
    <w:rsid w:val="00D41B24"/>
    <w:rsid w:val="00D430FC"/>
    <w:rsid w:val="00D43343"/>
    <w:rsid w:val="00D433E7"/>
    <w:rsid w:val="00D435ED"/>
    <w:rsid w:val="00D436ED"/>
    <w:rsid w:val="00D43A45"/>
    <w:rsid w:val="00D43A7A"/>
    <w:rsid w:val="00D44108"/>
    <w:rsid w:val="00D4480E"/>
    <w:rsid w:val="00D465FD"/>
    <w:rsid w:val="00D46CC8"/>
    <w:rsid w:val="00D46D58"/>
    <w:rsid w:val="00D46FD9"/>
    <w:rsid w:val="00D4700D"/>
    <w:rsid w:val="00D47AF8"/>
    <w:rsid w:val="00D47CD9"/>
    <w:rsid w:val="00D47F49"/>
    <w:rsid w:val="00D50504"/>
    <w:rsid w:val="00D507AC"/>
    <w:rsid w:val="00D50834"/>
    <w:rsid w:val="00D50AA9"/>
    <w:rsid w:val="00D5112F"/>
    <w:rsid w:val="00D5127F"/>
    <w:rsid w:val="00D51292"/>
    <w:rsid w:val="00D514DB"/>
    <w:rsid w:val="00D51669"/>
    <w:rsid w:val="00D5300C"/>
    <w:rsid w:val="00D547E6"/>
    <w:rsid w:val="00D54E3C"/>
    <w:rsid w:val="00D552C0"/>
    <w:rsid w:val="00D55455"/>
    <w:rsid w:val="00D56DE7"/>
    <w:rsid w:val="00D57133"/>
    <w:rsid w:val="00D57A9E"/>
    <w:rsid w:val="00D61AD0"/>
    <w:rsid w:val="00D6239C"/>
    <w:rsid w:val="00D62CB0"/>
    <w:rsid w:val="00D631E0"/>
    <w:rsid w:val="00D635A6"/>
    <w:rsid w:val="00D6405A"/>
    <w:rsid w:val="00D64718"/>
    <w:rsid w:val="00D64A6A"/>
    <w:rsid w:val="00D64D4D"/>
    <w:rsid w:val="00D65365"/>
    <w:rsid w:val="00D656C0"/>
    <w:rsid w:val="00D65A81"/>
    <w:rsid w:val="00D66768"/>
    <w:rsid w:val="00D66779"/>
    <w:rsid w:val="00D6684D"/>
    <w:rsid w:val="00D668ED"/>
    <w:rsid w:val="00D672CC"/>
    <w:rsid w:val="00D705CC"/>
    <w:rsid w:val="00D71FD8"/>
    <w:rsid w:val="00D727A3"/>
    <w:rsid w:val="00D7292B"/>
    <w:rsid w:val="00D72B57"/>
    <w:rsid w:val="00D735F8"/>
    <w:rsid w:val="00D742C6"/>
    <w:rsid w:val="00D7516F"/>
    <w:rsid w:val="00D75ACE"/>
    <w:rsid w:val="00D7655A"/>
    <w:rsid w:val="00D76B92"/>
    <w:rsid w:val="00D76EB9"/>
    <w:rsid w:val="00D7798B"/>
    <w:rsid w:val="00D77DD8"/>
    <w:rsid w:val="00D77F8F"/>
    <w:rsid w:val="00D800A1"/>
    <w:rsid w:val="00D80652"/>
    <w:rsid w:val="00D80845"/>
    <w:rsid w:val="00D81015"/>
    <w:rsid w:val="00D812F8"/>
    <w:rsid w:val="00D816CD"/>
    <w:rsid w:val="00D817A8"/>
    <w:rsid w:val="00D82282"/>
    <w:rsid w:val="00D822FF"/>
    <w:rsid w:val="00D82585"/>
    <w:rsid w:val="00D826C7"/>
    <w:rsid w:val="00D82942"/>
    <w:rsid w:val="00D82C68"/>
    <w:rsid w:val="00D82DBC"/>
    <w:rsid w:val="00D82F0E"/>
    <w:rsid w:val="00D832A3"/>
    <w:rsid w:val="00D839CF"/>
    <w:rsid w:val="00D83EDA"/>
    <w:rsid w:val="00D84117"/>
    <w:rsid w:val="00D84E35"/>
    <w:rsid w:val="00D85792"/>
    <w:rsid w:val="00D85CA5"/>
    <w:rsid w:val="00D8603B"/>
    <w:rsid w:val="00D86968"/>
    <w:rsid w:val="00D873BA"/>
    <w:rsid w:val="00D902D7"/>
    <w:rsid w:val="00D908E3"/>
    <w:rsid w:val="00D910CC"/>
    <w:rsid w:val="00D91256"/>
    <w:rsid w:val="00D91563"/>
    <w:rsid w:val="00D919B5"/>
    <w:rsid w:val="00D91B32"/>
    <w:rsid w:val="00D91E7C"/>
    <w:rsid w:val="00D91EE0"/>
    <w:rsid w:val="00D91F72"/>
    <w:rsid w:val="00D922F0"/>
    <w:rsid w:val="00D92A89"/>
    <w:rsid w:val="00D9301B"/>
    <w:rsid w:val="00D939C8"/>
    <w:rsid w:val="00D93AC5"/>
    <w:rsid w:val="00D93CDF"/>
    <w:rsid w:val="00D93F2E"/>
    <w:rsid w:val="00D93FF8"/>
    <w:rsid w:val="00D94239"/>
    <w:rsid w:val="00D951FA"/>
    <w:rsid w:val="00D956CC"/>
    <w:rsid w:val="00D9592C"/>
    <w:rsid w:val="00D960A2"/>
    <w:rsid w:val="00D969D2"/>
    <w:rsid w:val="00D9789C"/>
    <w:rsid w:val="00D97A24"/>
    <w:rsid w:val="00D97FE7"/>
    <w:rsid w:val="00DA0318"/>
    <w:rsid w:val="00DA0514"/>
    <w:rsid w:val="00DA0696"/>
    <w:rsid w:val="00DA0ADA"/>
    <w:rsid w:val="00DA0DE3"/>
    <w:rsid w:val="00DA20AD"/>
    <w:rsid w:val="00DA238A"/>
    <w:rsid w:val="00DA2681"/>
    <w:rsid w:val="00DA2CDB"/>
    <w:rsid w:val="00DA33E4"/>
    <w:rsid w:val="00DA3779"/>
    <w:rsid w:val="00DA4204"/>
    <w:rsid w:val="00DA42A7"/>
    <w:rsid w:val="00DA4D52"/>
    <w:rsid w:val="00DA4EDC"/>
    <w:rsid w:val="00DA595A"/>
    <w:rsid w:val="00DA5A3F"/>
    <w:rsid w:val="00DA7217"/>
    <w:rsid w:val="00DA75F2"/>
    <w:rsid w:val="00DB0A23"/>
    <w:rsid w:val="00DB11CB"/>
    <w:rsid w:val="00DB13A3"/>
    <w:rsid w:val="00DB157E"/>
    <w:rsid w:val="00DB1FC4"/>
    <w:rsid w:val="00DB23C4"/>
    <w:rsid w:val="00DB2734"/>
    <w:rsid w:val="00DB2A54"/>
    <w:rsid w:val="00DB2D0C"/>
    <w:rsid w:val="00DB2E92"/>
    <w:rsid w:val="00DB2F3D"/>
    <w:rsid w:val="00DB312E"/>
    <w:rsid w:val="00DB31B1"/>
    <w:rsid w:val="00DB3387"/>
    <w:rsid w:val="00DB34D0"/>
    <w:rsid w:val="00DB3B0B"/>
    <w:rsid w:val="00DB3C5C"/>
    <w:rsid w:val="00DB3DFF"/>
    <w:rsid w:val="00DB4282"/>
    <w:rsid w:val="00DB4635"/>
    <w:rsid w:val="00DB4838"/>
    <w:rsid w:val="00DB5DE3"/>
    <w:rsid w:val="00DB6AA8"/>
    <w:rsid w:val="00DB6B7E"/>
    <w:rsid w:val="00DB7281"/>
    <w:rsid w:val="00DB7672"/>
    <w:rsid w:val="00DB767B"/>
    <w:rsid w:val="00DB7F0A"/>
    <w:rsid w:val="00DC08B9"/>
    <w:rsid w:val="00DC0DB2"/>
    <w:rsid w:val="00DC1EC1"/>
    <w:rsid w:val="00DC260F"/>
    <w:rsid w:val="00DC2C12"/>
    <w:rsid w:val="00DC2E35"/>
    <w:rsid w:val="00DC2FE6"/>
    <w:rsid w:val="00DC32E3"/>
    <w:rsid w:val="00DC36AA"/>
    <w:rsid w:val="00DC46EA"/>
    <w:rsid w:val="00DC4701"/>
    <w:rsid w:val="00DC48BF"/>
    <w:rsid w:val="00DC4A9B"/>
    <w:rsid w:val="00DC4AAB"/>
    <w:rsid w:val="00DC4DB2"/>
    <w:rsid w:val="00DC531A"/>
    <w:rsid w:val="00DC54BE"/>
    <w:rsid w:val="00DC5EBC"/>
    <w:rsid w:val="00DC6E1D"/>
    <w:rsid w:val="00DC7227"/>
    <w:rsid w:val="00DC7604"/>
    <w:rsid w:val="00DD057A"/>
    <w:rsid w:val="00DD0AAB"/>
    <w:rsid w:val="00DD11E3"/>
    <w:rsid w:val="00DD1897"/>
    <w:rsid w:val="00DD26F5"/>
    <w:rsid w:val="00DD2D1B"/>
    <w:rsid w:val="00DD3438"/>
    <w:rsid w:val="00DD36C4"/>
    <w:rsid w:val="00DD3C8E"/>
    <w:rsid w:val="00DD3F3C"/>
    <w:rsid w:val="00DD4017"/>
    <w:rsid w:val="00DD40A4"/>
    <w:rsid w:val="00DD42DD"/>
    <w:rsid w:val="00DD4DC6"/>
    <w:rsid w:val="00DD54C2"/>
    <w:rsid w:val="00DD6928"/>
    <w:rsid w:val="00DD6E4C"/>
    <w:rsid w:val="00DD76DE"/>
    <w:rsid w:val="00DD7999"/>
    <w:rsid w:val="00DD7C16"/>
    <w:rsid w:val="00DE00C8"/>
    <w:rsid w:val="00DE026A"/>
    <w:rsid w:val="00DE094E"/>
    <w:rsid w:val="00DE124A"/>
    <w:rsid w:val="00DE1C2F"/>
    <w:rsid w:val="00DE1E8E"/>
    <w:rsid w:val="00DE20DD"/>
    <w:rsid w:val="00DE281B"/>
    <w:rsid w:val="00DE33D6"/>
    <w:rsid w:val="00DE3597"/>
    <w:rsid w:val="00DE39D9"/>
    <w:rsid w:val="00DE4468"/>
    <w:rsid w:val="00DE49E3"/>
    <w:rsid w:val="00DE572F"/>
    <w:rsid w:val="00DE6092"/>
    <w:rsid w:val="00DE6842"/>
    <w:rsid w:val="00DE7E6C"/>
    <w:rsid w:val="00DE7F82"/>
    <w:rsid w:val="00DF12D5"/>
    <w:rsid w:val="00DF1639"/>
    <w:rsid w:val="00DF2688"/>
    <w:rsid w:val="00DF281B"/>
    <w:rsid w:val="00DF3377"/>
    <w:rsid w:val="00DF3451"/>
    <w:rsid w:val="00DF35CE"/>
    <w:rsid w:val="00DF383F"/>
    <w:rsid w:val="00DF418E"/>
    <w:rsid w:val="00DF4352"/>
    <w:rsid w:val="00DF4502"/>
    <w:rsid w:val="00DF4809"/>
    <w:rsid w:val="00DF5957"/>
    <w:rsid w:val="00DF5FC1"/>
    <w:rsid w:val="00DF6AFA"/>
    <w:rsid w:val="00DF72FB"/>
    <w:rsid w:val="00DF792E"/>
    <w:rsid w:val="00DF7E1B"/>
    <w:rsid w:val="00E0053B"/>
    <w:rsid w:val="00E006A6"/>
    <w:rsid w:val="00E010B6"/>
    <w:rsid w:val="00E01B2F"/>
    <w:rsid w:val="00E01C78"/>
    <w:rsid w:val="00E02522"/>
    <w:rsid w:val="00E02AF1"/>
    <w:rsid w:val="00E043ED"/>
    <w:rsid w:val="00E04C2E"/>
    <w:rsid w:val="00E04DFA"/>
    <w:rsid w:val="00E05032"/>
    <w:rsid w:val="00E0627D"/>
    <w:rsid w:val="00E068C4"/>
    <w:rsid w:val="00E06CA9"/>
    <w:rsid w:val="00E0780E"/>
    <w:rsid w:val="00E100D6"/>
    <w:rsid w:val="00E10570"/>
    <w:rsid w:val="00E10C05"/>
    <w:rsid w:val="00E112D7"/>
    <w:rsid w:val="00E11707"/>
    <w:rsid w:val="00E12602"/>
    <w:rsid w:val="00E12609"/>
    <w:rsid w:val="00E12DE8"/>
    <w:rsid w:val="00E131F1"/>
    <w:rsid w:val="00E13613"/>
    <w:rsid w:val="00E137E3"/>
    <w:rsid w:val="00E13892"/>
    <w:rsid w:val="00E149E9"/>
    <w:rsid w:val="00E15284"/>
    <w:rsid w:val="00E15643"/>
    <w:rsid w:val="00E157CE"/>
    <w:rsid w:val="00E159F2"/>
    <w:rsid w:val="00E162F0"/>
    <w:rsid w:val="00E170F5"/>
    <w:rsid w:val="00E1725D"/>
    <w:rsid w:val="00E17930"/>
    <w:rsid w:val="00E17AA3"/>
    <w:rsid w:val="00E17CB5"/>
    <w:rsid w:val="00E20479"/>
    <w:rsid w:val="00E2069B"/>
    <w:rsid w:val="00E214B4"/>
    <w:rsid w:val="00E21DDC"/>
    <w:rsid w:val="00E21ED7"/>
    <w:rsid w:val="00E21F67"/>
    <w:rsid w:val="00E22861"/>
    <w:rsid w:val="00E23C0A"/>
    <w:rsid w:val="00E241CA"/>
    <w:rsid w:val="00E243CE"/>
    <w:rsid w:val="00E244A1"/>
    <w:rsid w:val="00E24635"/>
    <w:rsid w:val="00E24942"/>
    <w:rsid w:val="00E24CC8"/>
    <w:rsid w:val="00E2530E"/>
    <w:rsid w:val="00E259A8"/>
    <w:rsid w:val="00E25A95"/>
    <w:rsid w:val="00E25E89"/>
    <w:rsid w:val="00E2650F"/>
    <w:rsid w:val="00E268F2"/>
    <w:rsid w:val="00E26B3A"/>
    <w:rsid w:val="00E26C02"/>
    <w:rsid w:val="00E304C5"/>
    <w:rsid w:val="00E30DD0"/>
    <w:rsid w:val="00E3100E"/>
    <w:rsid w:val="00E3135D"/>
    <w:rsid w:val="00E3158C"/>
    <w:rsid w:val="00E32210"/>
    <w:rsid w:val="00E32983"/>
    <w:rsid w:val="00E32D75"/>
    <w:rsid w:val="00E338A8"/>
    <w:rsid w:val="00E33A11"/>
    <w:rsid w:val="00E33F03"/>
    <w:rsid w:val="00E33FDB"/>
    <w:rsid w:val="00E351DC"/>
    <w:rsid w:val="00E35531"/>
    <w:rsid w:val="00E355CA"/>
    <w:rsid w:val="00E359C0"/>
    <w:rsid w:val="00E35C69"/>
    <w:rsid w:val="00E35CB2"/>
    <w:rsid w:val="00E35D79"/>
    <w:rsid w:val="00E36205"/>
    <w:rsid w:val="00E36E66"/>
    <w:rsid w:val="00E3712E"/>
    <w:rsid w:val="00E374E1"/>
    <w:rsid w:val="00E37EEA"/>
    <w:rsid w:val="00E406E8"/>
    <w:rsid w:val="00E40D19"/>
    <w:rsid w:val="00E40EBA"/>
    <w:rsid w:val="00E41041"/>
    <w:rsid w:val="00E4129D"/>
    <w:rsid w:val="00E41AB5"/>
    <w:rsid w:val="00E424AD"/>
    <w:rsid w:val="00E43290"/>
    <w:rsid w:val="00E446F7"/>
    <w:rsid w:val="00E44708"/>
    <w:rsid w:val="00E44B60"/>
    <w:rsid w:val="00E452E1"/>
    <w:rsid w:val="00E4593B"/>
    <w:rsid w:val="00E45CAD"/>
    <w:rsid w:val="00E46BD2"/>
    <w:rsid w:val="00E46F3E"/>
    <w:rsid w:val="00E47B78"/>
    <w:rsid w:val="00E47D24"/>
    <w:rsid w:val="00E506C4"/>
    <w:rsid w:val="00E510AC"/>
    <w:rsid w:val="00E5119D"/>
    <w:rsid w:val="00E51FCA"/>
    <w:rsid w:val="00E52FEA"/>
    <w:rsid w:val="00E538A4"/>
    <w:rsid w:val="00E54458"/>
    <w:rsid w:val="00E545DF"/>
    <w:rsid w:val="00E55254"/>
    <w:rsid w:val="00E55455"/>
    <w:rsid w:val="00E55720"/>
    <w:rsid w:val="00E55B61"/>
    <w:rsid w:val="00E55C1E"/>
    <w:rsid w:val="00E56EBE"/>
    <w:rsid w:val="00E603BC"/>
    <w:rsid w:val="00E604CC"/>
    <w:rsid w:val="00E60B19"/>
    <w:rsid w:val="00E60F26"/>
    <w:rsid w:val="00E6284F"/>
    <w:rsid w:val="00E62B09"/>
    <w:rsid w:val="00E62BEE"/>
    <w:rsid w:val="00E63952"/>
    <w:rsid w:val="00E63FB1"/>
    <w:rsid w:val="00E64230"/>
    <w:rsid w:val="00E642C8"/>
    <w:rsid w:val="00E64339"/>
    <w:rsid w:val="00E6539C"/>
    <w:rsid w:val="00E65933"/>
    <w:rsid w:val="00E65BA8"/>
    <w:rsid w:val="00E66200"/>
    <w:rsid w:val="00E66265"/>
    <w:rsid w:val="00E66C30"/>
    <w:rsid w:val="00E66F3E"/>
    <w:rsid w:val="00E674DD"/>
    <w:rsid w:val="00E6752D"/>
    <w:rsid w:val="00E67EE6"/>
    <w:rsid w:val="00E70A88"/>
    <w:rsid w:val="00E70B6E"/>
    <w:rsid w:val="00E7117E"/>
    <w:rsid w:val="00E71401"/>
    <w:rsid w:val="00E718B0"/>
    <w:rsid w:val="00E722C2"/>
    <w:rsid w:val="00E723B7"/>
    <w:rsid w:val="00E724A8"/>
    <w:rsid w:val="00E72DD5"/>
    <w:rsid w:val="00E73A2F"/>
    <w:rsid w:val="00E73BB3"/>
    <w:rsid w:val="00E73EE2"/>
    <w:rsid w:val="00E74EA8"/>
    <w:rsid w:val="00E74FC4"/>
    <w:rsid w:val="00E75012"/>
    <w:rsid w:val="00E7566D"/>
    <w:rsid w:val="00E75E64"/>
    <w:rsid w:val="00E76252"/>
    <w:rsid w:val="00E7642E"/>
    <w:rsid w:val="00E76AA8"/>
    <w:rsid w:val="00E76BD6"/>
    <w:rsid w:val="00E7748C"/>
    <w:rsid w:val="00E80399"/>
    <w:rsid w:val="00E805D6"/>
    <w:rsid w:val="00E81A8B"/>
    <w:rsid w:val="00E81B95"/>
    <w:rsid w:val="00E8251C"/>
    <w:rsid w:val="00E825A6"/>
    <w:rsid w:val="00E82C8F"/>
    <w:rsid w:val="00E83746"/>
    <w:rsid w:val="00E83BEC"/>
    <w:rsid w:val="00E8408D"/>
    <w:rsid w:val="00E8433C"/>
    <w:rsid w:val="00E847E5"/>
    <w:rsid w:val="00E849C1"/>
    <w:rsid w:val="00E85347"/>
    <w:rsid w:val="00E85496"/>
    <w:rsid w:val="00E8676C"/>
    <w:rsid w:val="00E868A5"/>
    <w:rsid w:val="00E86CC4"/>
    <w:rsid w:val="00E87171"/>
    <w:rsid w:val="00E87E62"/>
    <w:rsid w:val="00E87EE5"/>
    <w:rsid w:val="00E90313"/>
    <w:rsid w:val="00E90696"/>
    <w:rsid w:val="00E91292"/>
    <w:rsid w:val="00E91506"/>
    <w:rsid w:val="00E91B1E"/>
    <w:rsid w:val="00E91C81"/>
    <w:rsid w:val="00E91D8C"/>
    <w:rsid w:val="00E92550"/>
    <w:rsid w:val="00E9351A"/>
    <w:rsid w:val="00E94D3D"/>
    <w:rsid w:val="00E94ECE"/>
    <w:rsid w:val="00E956D8"/>
    <w:rsid w:val="00E9591B"/>
    <w:rsid w:val="00E95A50"/>
    <w:rsid w:val="00E96718"/>
    <w:rsid w:val="00E9728D"/>
    <w:rsid w:val="00E97346"/>
    <w:rsid w:val="00E97834"/>
    <w:rsid w:val="00E97A78"/>
    <w:rsid w:val="00E97AD1"/>
    <w:rsid w:val="00E97B41"/>
    <w:rsid w:val="00E97D18"/>
    <w:rsid w:val="00EA037D"/>
    <w:rsid w:val="00EA03F1"/>
    <w:rsid w:val="00EA06E9"/>
    <w:rsid w:val="00EA07AF"/>
    <w:rsid w:val="00EA08A9"/>
    <w:rsid w:val="00EA0D1C"/>
    <w:rsid w:val="00EA18B3"/>
    <w:rsid w:val="00EA1AC3"/>
    <w:rsid w:val="00EA1B89"/>
    <w:rsid w:val="00EA1DDC"/>
    <w:rsid w:val="00EA2259"/>
    <w:rsid w:val="00EA276F"/>
    <w:rsid w:val="00EA3346"/>
    <w:rsid w:val="00EA3449"/>
    <w:rsid w:val="00EA353B"/>
    <w:rsid w:val="00EA37FB"/>
    <w:rsid w:val="00EA46B9"/>
    <w:rsid w:val="00EA495A"/>
    <w:rsid w:val="00EA49DD"/>
    <w:rsid w:val="00EA5323"/>
    <w:rsid w:val="00EA53AB"/>
    <w:rsid w:val="00EA53BE"/>
    <w:rsid w:val="00EA6DA8"/>
    <w:rsid w:val="00EA6E26"/>
    <w:rsid w:val="00EA7011"/>
    <w:rsid w:val="00EA7D25"/>
    <w:rsid w:val="00EB0790"/>
    <w:rsid w:val="00EB09B9"/>
    <w:rsid w:val="00EB09DF"/>
    <w:rsid w:val="00EB1C1A"/>
    <w:rsid w:val="00EB1ECD"/>
    <w:rsid w:val="00EB25D9"/>
    <w:rsid w:val="00EB3D02"/>
    <w:rsid w:val="00EB41AD"/>
    <w:rsid w:val="00EB43EE"/>
    <w:rsid w:val="00EB48EC"/>
    <w:rsid w:val="00EB4D1A"/>
    <w:rsid w:val="00EB5409"/>
    <w:rsid w:val="00EB5D09"/>
    <w:rsid w:val="00EB5DC6"/>
    <w:rsid w:val="00EB5DE5"/>
    <w:rsid w:val="00EB5DEC"/>
    <w:rsid w:val="00EB5FAC"/>
    <w:rsid w:val="00EB6478"/>
    <w:rsid w:val="00EB6661"/>
    <w:rsid w:val="00EB6B6A"/>
    <w:rsid w:val="00EB7A55"/>
    <w:rsid w:val="00EB7CB3"/>
    <w:rsid w:val="00EC1985"/>
    <w:rsid w:val="00EC1CD7"/>
    <w:rsid w:val="00EC2CAC"/>
    <w:rsid w:val="00EC2F54"/>
    <w:rsid w:val="00EC3445"/>
    <w:rsid w:val="00EC357C"/>
    <w:rsid w:val="00EC3968"/>
    <w:rsid w:val="00EC3A9D"/>
    <w:rsid w:val="00EC3BE0"/>
    <w:rsid w:val="00EC4204"/>
    <w:rsid w:val="00EC43CF"/>
    <w:rsid w:val="00EC4AAE"/>
    <w:rsid w:val="00EC50C1"/>
    <w:rsid w:val="00EC52B9"/>
    <w:rsid w:val="00EC5642"/>
    <w:rsid w:val="00EC62B8"/>
    <w:rsid w:val="00EC63AF"/>
    <w:rsid w:val="00EC6782"/>
    <w:rsid w:val="00EC6BB0"/>
    <w:rsid w:val="00ED0380"/>
    <w:rsid w:val="00ED077A"/>
    <w:rsid w:val="00ED12D0"/>
    <w:rsid w:val="00ED1425"/>
    <w:rsid w:val="00ED2AC1"/>
    <w:rsid w:val="00ED2D33"/>
    <w:rsid w:val="00ED3360"/>
    <w:rsid w:val="00ED3397"/>
    <w:rsid w:val="00ED35C7"/>
    <w:rsid w:val="00ED41F8"/>
    <w:rsid w:val="00ED4356"/>
    <w:rsid w:val="00ED51B5"/>
    <w:rsid w:val="00ED55C0"/>
    <w:rsid w:val="00ED56BF"/>
    <w:rsid w:val="00ED5C64"/>
    <w:rsid w:val="00ED5D66"/>
    <w:rsid w:val="00ED5E51"/>
    <w:rsid w:val="00ED6730"/>
    <w:rsid w:val="00ED6B3A"/>
    <w:rsid w:val="00ED7386"/>
    <w:rsid w:val="00ED77C1"/>
    <w:rsid w:val="00EE0984"/>
    <w:rsid w:val="00EE168B"/>
    <w:rsid w:val="00EE1A73"/>
    <w:rsid w:val="00EE34FE"/>
    <w:rsid w:val="00EE39CE"/>
    <w:rsid w:val="00EE3F28"/>
    <w:rsid w:val="00EE40E8"/>
    <w:rsid w:val="00EE4208"/>
    <w:rsid w:val="00EE421A"/>
    <w:rsid w:val="00EE42D3"/>
    <w:rsid w:val="00EE514B"/>
    <w:rsid w:val="00EE558F"/>
    <w:rsid w:val="00EE56A0"/>
    <w:rsid w:val="00EE5BB3"/>
    <w:rsid w:val="00EE5EF6"/>
    <w:rsid w:val="00EE69AA"/>
    <w:rsid w:val="00EE6B59"/>
    <w:rsid w:val="00EE6C20"/>
    <w:rsid w:val="00EE6FA0"/>
    <w:rsid w:val="00EE745F"/>
    <w:rsid w:val="00EE7B77"/>
    <w:rsid w:val="00EE7C18"/>
    <w:rsid w:val="00EE7EA5"/>
    <w:rsid w:val="00EF10E8"/>
    <w:rsid w:val="00EF1816"/>
    <w:rsid w:val="00EF1B4E"/>
    <w:rsid w:val="00EF1E09"/>
    <w:rsid w:val="00EF1E5E"/>
    <w:rsid w:val="00EF2595"/>
    <w:rsid w:val="00EF3264"/>
    <w:rsid w:val="00EF3560"/>
    <w:rsid w:val="00EF3AD5"/>
    <w:rsid w:val="00EF3CEB"/>
    <w:rsid w:val="00EF3D70"/>
    <w:rsid w:val="00EF4777"/>
    <w:rsid w:val="00EF4F29"/>
    <w:rsid w:val="00EF527E"/>
    <w:rsid w:val="00EF57BC"/>
    <w:rsid w:val="00EF6D7A"/>
    <w:rsid w:val="00EF7C66"/>
    <w:rsid w:val="00F00F41"/>
    <w:rsid w:val="00F02BC3"/>
    <w:rsid w:val="00F02F28"/>
    <w:rsid w:val="00F02F54"/>
    <w:rsid w:val="00F03DA3"/>
    <w:rsid w:val="00F03DE7"/>
    <w:rsid w:val="00F042C3"/>
    <w:rsid w:val="00F04FB4"/>
    <w:rsid w:val="00F056DE"/>
    <w:rsid w:val="00F05883"/>
    <w:rsid w:val="00F059D5"/>
    <w:rsid w:val="00F066A6"/>
    <w:rsid w:val="00F067BE"/>
    <w:rsid w:val="00F068BD"/>
    <w:rsid w:val="00F0694E"/>
    <w:rsid w:val="00F06EC8"/>
    <w:rsid w:val="00F100DC"/>
    <w:rsid w:val="00F10121"/>
    <w:rsid w:val="00F11943"/>
    <w:rsid w:val="00F11E3B"/>
    <w:rsid w:val="00F120B1"/>
    <w:rsid w:val="00F137C2"/>
    <w:rsid w:val="00F13FA4"/>
    <w:rsid w:val="00F14CED"/>
    <w:rsid w:val="00F1595A"/>
    <w:rsid w:val="00F15FD7"/>
    <w:rsid w:val="00F163B1"/>
    <w:rsid w:val="00F167F3"/>
    <w:rsid w:val="00F17D33"/>
    <w:rsid w:val="00F20E4C"/>
    <w:rsid w:val="00F2128F"/>
    <w:rsid w:val="00F21457"/>
    <w:rsid w:val="00F21EF3"/>
    <w:rsid w:val="00F21F58"/>
    <w:rsid w:val="00F22354"/>
    <w:rsid w:val="00F22455"/>
    <w:rsid w:val="00F240FE"/>
    <w:rsid w:val="00F255C8"/>
    <w:rsid w:val="00F2587B"/>
    <w:rsid w:val="00F25DC0"/>
    <w:rsid w:val="00F269AA"/>
    <w:rsid w:val="00F27007"/>
    <w:rsid w:val="00F271B1"/>
    <w:rsid w:val="00F30651"/>
    <w:rsid w:val="00F30666"/>
    <w:rsid w:val="00F30C21"/>
    <w:rsid w:val="00F30E68"/>
    <w:rsid w:val="00F313D5"/>
    <w:rsid w:val="00F314CA"/>
    <w:rsid w:val="00F315CB"/>
    <w:rsid w:val="00F315EE"/>
    <w:rsid w:val="00F31CC5"/>
    <w:rsid w:val="00F322A8"/>
    <w:rsid w:val="00F32C4F"/>
    <w:rsid w:val="00F34CC2"/>
    <w:rsid w:val="00F34E36"/>
    <w:rsid w:val="00F3539B"/>
    <w:rsid w:val="00F353D1"/>
    <w:rsid w:val="00F3545B"/>
    <w:rsid w:val="00F356BD"/>
    <w:rsid w:val="00F35B1B"/>
    <w:rsid w:val="00F35B26"/>
    <w:rsid w:val="00F35B91"/>
    <w:rsid w:val="00F3712B"/>
    <w:rsid w:val="00F37796"/>
    <w:rsid w:val="00F37B44"/>
    <w:rsid w:val="00F37DC5"/>
    <w:rsid w:val="00F4004F"/>
    <w:rsid w:val="00F422B5"/>
    <w:rsid w:val="00F425CB"/>
    <w:rsid w:val="00F42A9B"/>
    <w:rsid w:val="00F42B68"/>
    <w:rsid w:val="00F42DDE"/>
    <w:rsid w:val="00F43171"/>
    <w:rsid w:val="00F43706"/>
    <w:rsid w:val="00F43BCD"/>
    <w:rsid w:val="00F43CE3"/>
    <w:rsid w:val="00F44051"/>
    <w:rsid w:val="00F442D5"/>
    <w:rsid w:val="00F44775"/>
    <w:rsid w:val="00F447CE"/>
    <w:rsid w:val="00F44882"/>
    <w:rsid w:val="00F44BCF"/>
    <w:rsid w:val="00F44E97"/>
    <w:rsid w:val="00F45B39"/>
    <w:rsid w:val="00F464A2"/>
    <w:rsid w:val="00F46E78"/>
    <w:rsid w:val="00F4758A"/>
    <w:rsid w:val="00F47C9E"/>
    <w:rsid w:val="00F47D6C"/>
    <w:rsid w:val="00F50418"/>
    <w:rsid w:val="00F5080F"/>
    <w:rsid w:val="00F50DFC"/>
    <w:rsid w:val="00F50E78"/>
    <w:rsid w:val="00F51411"/>
    <w:rsid w:val="00F51A00"/>
    <w:rsid w:val="00F51FFF"/>
    <w:rsid w:val="00F527B1"/>
    <w:rsid w:val="00F527D9"/>
    <w:rsid w:val="00F52CB1"/>
    <w:rsid w:val="00F53520"/>
    <w:rsid w:val="00F53628"/>
    <w:rsid w:val="00F536AC"/>
    <w:rsid w:val="00F54319"/>
    <w:rsid w:val="00F5450D"/>
    <w:rsid w:val="00F54A2E"/>
    <w:rsid w:val="00F54B6D"/>
    <w:rsid w:val="00F54E2E"/>
    <w:rsid w:val="00F55CD6"/>
    <w:rsid w:val="00F55FAB"/>
    <w:rsid w:val="00F56431"/>
    <w:rsid w:val="00F56C51"/>
    <w:rsid w:val="00F56FB7"/>
    <w:rsid w:val="00F57CFB"/>
    <w:rsid w:val="00F57EB2"/>
    <w:rsid w:val="00F60012"/>
    <w:rsid w:val="00F60427"/>
    <w:rsid w:val="00F604FF"/>
    <w:rsid w:val="00F620A5"/>
    <w:rsid w:val="00F62265"/>
    <w:rsid w:val="00F62F41"/>
    <w:rsid w:val="00F630B4"/>
    <w:rsid w:val="00F633A2"/>
    <w:rsid w:val="00F63A36"/>
    <w:rsid w:val="00F63CA4"/>
    <w:rsid w:val="00F63F60"/>
    <w:rsid w:val="00F64280"/>
    <w:rsid w:val="00F64312"/>
    <w:rsid w:val="00F64948"/>
    <w:rsid w:val="00F649F4"/>
    <w:rsid w:val="00F65932"/>
    <w:rsid w:val="00F665AB"/>
    <w:rsid w:val="00F671DA"/>
    <w:rsid w:val="00F673CD"/>
    <w:rsid w:val="00F7038C"/>
    <w:rsid w:val="00F70784"/>
    <w:rsid w:val="00F70903"/>
    <w:rsid w:val="00F70A8C"/>
    <w:rsid w:val="00F70F70"/>
    <w:rsid w:val="00F71679"/>
    <w:rsid w:val="00F719DB"/>
    <w:rsid w:val="00F724A8"/>
    <w:rsid w:val="00F72C3E"/>
    <w:rsid w:val="00F73224"/>
    <w:rsid w:val="00F7352D"/>
    <w:rsid w:val="00F738D4"/>
    <w:rsid w:val="00F74495"/>
    <w:rsid w:val="00F745B9"/>
    <w:rsid w:val="00F74A38"/>
    <w:rsid w:val="00F74BF5"/>
    <w:rsid w:val="00F75A63"/>
    <w:rsid w:val="00F75AC5"/>
    <w:rsid w:val="00F75CAC"/>
    <w:rsid w:val="00F760FB"/>
    <w:rsid w:val="00F7618C"/>
    <w:rsid w:val="00F76341"/>
    <w:rsid w:val="00F76627"/>
    <w:rsid w:val="00F76694"/>
    <w:rsid w:val="00F769D3"/>
    <w:rsid w:val="00F77277"/>
    <w:rsid w:val="00F77AB8"/>
    <w:rsid w:val="00F80637"/>
    <w:rsid w:val="00F81805"/>
    <w:rsid w:val="00F81C96"/>
    <w:rsid w:val="00F8368E"/>
    <w:rsid w:val="00F83DDB"/>
    <w:rsid w:val="00F83EE6"/>
    <w:rsid w:val="00F84278"/>
    <w:rsid w:val="00F844E2"/>
    <w:rsid w:val="00F845AD"/>
    <w:rsid w:val="00F84D6E"/>
    <w:rsid w:val="00F85428"/>
    <w:rsid w:val="00F854AD"/>
    <w:rsid w:val="00F86197"/>
    <w:rsid w:val="00F86339"/>
    <w:rsid w:val="00F86DEF"/>
    <w:rsid w:val="00F871F6"/>
    <w:rsid w:val="00F87200"/>
    <w:rsid w:val="00F873BF"/>
    <w:rsid w:val="00F87678"/>
    <w:rsid w:val="00F902F7"/>
    <w:rsid w:val="00F923CA"/>
    <w:rsid w:val="00F92680"/>
    <w:rsid w:val="00F9284B"/>
    <w:rsid w:val="00F929AA"/>
    <w:rsid w:val="00F92E3A"/>
    <w:rsid w:val="00F930CE"/>
    <w:rsid w:val="00F931AB"/>
    <w:rsid w:val="00F94A43"/>
    <w:rsid w:val="00F94C83"/>
    <w:rsid w:val="00F952F7"/>
    <w:rsid w:val="00F955F1"/>
    <w:rsid w:val="00F956D0"/>
    <w:rsid w:val="00F95C48"/>
    <w:rsid w:val="00F966D3"/>
    <w:rsid w:val="00F96C4D"/>
    <w:rsid w:val="00F96E16"/>
    <w:rsid w:val="00F9756C"/>
    <w:rsid w:val="00FA05C9"/>
    <w:rsid w:val="00FA09C1"/>
    <w:rsid w:val="00FA0A06"/>
    <w:rsid w:val="00FA115D"/>
    <w:rsid w:val="00FA17EC"/>
    <w:rsid w:val="00FA1B54"/>
    <w:rsid w:val="00FA1C69"/>
    <w:rsid w:val="00FA1CAF"/>
    <w:rsid w:val="00FA1F27"/>
    <w:rsid w:val="00FA2471"/>
    <w:rsid w:val="00FA256F"/>
    <w:rsid w:val="00FA2D6C"/>
    <w:rsid w:val="00FA2ECF"/>
    <w:rsid w:val="00FA2FA7"/>
    <w:rsid w:val="00FA36A2"/>
    <w:rsid w:val="00FA36A4"/>
    <w:rsid w:val="00FA3F2B"/>
    <w:rsid w:val="00FA4013"/>
    <w:rsid w:val="00FA4566"/>
    <w:rsid w:val="00FA47A6"/>
    <w:rsid w:val="00FA4CBE"/>
    <w:rsid w:val="00FA51E7"/>
    <w:rsid w:val="00FA560C"/>
    <w:rsid w:val="00FA68FA"/>
    <w:rsid w:val="00FA6C2D"/>
    <w:rsid w:val="00FA7675"/>
    <w:rsid w:val="00FA76F2"/>
    <w:rsid w:val="00FA7F59"/>
    <w:rsid w:val="00FB0420"/>
    <w:rsid w:val="00FB0665"/>
    <w:rsid w:val="00FB0945"/>
    <w:rsid w:val="00FB1292"/>
    <w:rsid w:val="00FB179E"/>
    <w:rsid w:val="00FB1A66"/>
    <w:rsid w:val="00FB1BBF"/>
    <w:rsid w:val="00FB1BC0"/>
    <w:rsid w:val="00FB205D"/>
    <w:rsid w:val="00FB209F"/>
    <w:rsid w:val="00FB2B52"/>
    <w:rsid w:val="00FB2CFE"/>
    <w:rsid w:val="00FB4541"/>
    <w:rsid w:val="00FB4F73"/>
    <w:rsid w:val="00FB5175"/>
    <w:rsid w:val="00FB562C"/>
    <w:rsid w:val="00FB6AA2"/>
    <w:rsid w:val="00FB6DEB"/>
    <w:rsid w:val="00FB701E"/>
    <w:rsid w:val="00FB7197"/>
    <w:rsid w:val="00FB7CF7"/>
    <w:rsid w:val="00FB7E91"/>
    <w:rsid w:val="00FC0310"/>
    <w:rsid w:val="00FC082A"/>
    <w:rsid w:val="00FC084E"/>
    <w:rsid w:val="00FC0B07"/>
    <w:rsid w:val="00FC0F0B"/>
    <w:rsid w:val="00FC1187"/>
    <w:rsid w:val="00FC21B2"/>
    <w:rsid w:val="00FC222E"/>
    <w:rsid w:val="00FC2332"/>
    <w:rsid w:val="00FC246A"/>
    <w:rsid w:val="00FC34D8"/>
    <w:rsid w:val="00FC3AFE"/>
    <w:rsid w:val="00FC3D31"/>
    <w:rsid w:val="00FC439D"/>
    <w:rsid w:val="00FC4D3E"/>
    <w:rsid w:val="00FC51C9"/>
    <w:rsid w:val="00FC5A24"/>
    <w:rsid w:val="00FC619B"/>
    <w:rsid w:val="00FC62C0"/>
    <w:rsid w:val="00FC6712"/>
    <w:rsid w:val="00FC6775"/>
    <w:rsid w:val="00FC6A40"/>
    <w:rsid w:val="00FC6BAC"/>
    <w:rsid w:val="00FC70C4"/>
    <w:rsid w:val="00FC717B"/>
    <w:rsid w:val="00FD027C"/>
    <w:rsid w:val="00FD16A4"/>
    <w:rsid w:val="00FD251A"/>
    <w:rsid w:val="00FD2B16"/>
    <w:rsid w:val="00FD352F"/>
    <w:rsid w:val="00FD3C8C"/>
    <w:rsid w:val="00FD4F42"/>
    <w:rsid w:val="00FD5315"/>
    <w:rsid w:val="00FD53C0"/>
    <w:rsid w:val="00FD5B07"/>
    <w:rsid w:val="00FD5F4E"/>
    <w:rsid w:val="00FD602D"/>
    <w:rsid w:val="00FD606A"/>
    <w:rsid w:val="00FD63E6"/>
    <w:rsid w:val="00FD69AC"/>
    <w:rsid w:val="00FD6B61"/>
    <w:rsid w:val="00FD71AF"/>
    <w:rsid w:val="00FD735E"/>
    <w:rsid w:val="00FD75B2"/>
    <w:rsid w:val="00FD7862"/>
    <w:rsid w:val="00FD7C33"/>
    <w:rsid w:val="00FD7C9D"/>
    <w:rsid w:val="00FE007D"/>
    <w:rsid w:val="00FE0A01"/>
    <w:rsid w:val="00FE1272"/>
    <w:rsid w:val="00FE13F0"/>
    <w:rsid w:val="00FE251E"/>
    <w:rsid w:val="00FE2813"/>
    <w:rsid w:val="00FE2E4A"/>
    <w:rsid w:val="00FE313D"/>
    <w:rsid w:val="00FE324F"/>
    <w:rsid w:val="00FE387A"/>
    <w:rsid w:val="00FE38D7"/>
    <w:rsid w:val="00FE3AAD"/>
    <w:rsid w:val="00FE4CBB"/>
    <w:rsid w:val="00FE4D5F"/>
    <w:rsid w:val="00FE4E79"/>
    <w:rsid w:val="00FE4FE4"/>
    <w:rsid w:val="00FE57B6"/>
    <w:rsid w:val="00FE5931"/>
    <w:rsid w:val="00FE598D"/>
    <w:rsid w:val="00FE5AF9"/>
    <w:rsid w:val="00FE65B8"/>
    <w:rsid w:val="00FE68B0"/>
    <w:rsid w:val="00FE6E0E"/>
    <w:rsid w:val="00FE7BFC"/>
    <w:rsid w:val="00FE7FC2"/>
    <w:rsid w:val="00FF02E9"/>
    <w:rsid w:val="00FF081A"/>
    <w:rsid w:val="00FF0B57"/>
    <w:rsid w:val="00FF0E5A"/>
    <w:rsid w:val="00FF11A6"/>
    <w:rsid w:val="00FF1975"/>
    <w:rsid w:val="00FF1D30"/>
    <w:rsid w:val="00FF204B"/>
    <w:rsid w:val="00FF20D4"/>
    <w:rsid w:val="00FF273E"/>
    <w:rsid w:val="00FF33FE"/>
    <w:rsid w:val="00FF3614"/>
    <w:rsid w:val="00FF3BE4"/>
    <w:rsid w:val="00FF4443"/>
    <w:rsid w:val="00FF4E09"/>
    <w:rsid w:val="00FF4F07"/>
    <w:rsid w:val="00FF55BE"/>
    <w:rsid w:val="09D57A5C"/>
    <w:rsid w:val="1108C0DE"/>
    <w:rsid w:val="1BBC2C3C"/>
    <w:rsid w:val="3C408852"/>
    <w:rsid w:val="46C7A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7F8C60"/>
  <w15:chartTrackingRefBased/>
  <w15:docId w15:val="{9932CD4C-1638-844D-B688-289607B0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E36"/>
  </w:style>
  <w:style w:type="paragraph" w:styleId="Heading1">
    <w:name w:val="heading 1"/>
    <w:basedOn w:val="Normal"/>
    <w:next w:val="Normal"/>
    <w:link w:val="Heading1Char"/>
    <w:uiPriority w:val="9"/>
    <w:qFormat/>
    <w:rsid w:val="00B35B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5B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5B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5B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5B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5B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5B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5B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5B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5B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5B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5B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5B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5B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5B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5B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5B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5B9F"/>
    <w:rPr>
      <w:rFonts w:eastAsiaTheme="majorEastAsia" w:cstheme="majorBidi"/>
      <w:color w:val="272727" w:themeColor="text1" w:themeTint="D8"/>
    </w:rPr>
  </w:style>
  <w:style w:type="paragraph" w:styleId="Title">
    <w:name w:val="Title"/>
    <w:basedOn w:val="Normal"/>
    <w:next w:val="Normal"/>
    <w:link w:val="TitleChar"/>
    <w:uiPriority w:val="10"/>
    <w:qFormat/>
    <w:rsid w:val="00B35B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5B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5B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5B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5B9F"/>
    <w:pPr>
      <w:spacing w:before="160"/>
      <w:jc w:val="center"/>
    </w:pPr>
    <w:rPr>
      <w:i/>
      <w:iCs/>
      <w:color w:val="404040" w:themeColor="text1" w:themeTint="BF"/>
    </w:rPr>
  </w:style>
  <w:style w:type="character" w:customStyle="1" w:styleId="QuoteChar">
    <w:name w:val="Quote Char"/>
    <w:basedOn w:val="DefaultParagraphFont"/>
    <w:link w:val="Quote"/>
    <w:uiPriority w:val="29"/>
    <w:rsid w:val="00B35B9F"/>
    <w:rPr>
      <w:i/>
      <w:iCs/>
      <w:color w:val="404040" w:themeColor="text1" w:themeTint="BF"/>
    </w:rPr>
  </w:style>
  <w:style w:type="paragraph" w:styleId="ListParagraph">
    <w:name w:val="List Paragraph"/>
    <w:basedOn w:val="Normal"/>
    <w:uiPriority w:val="34"/>
    <w:qFormat/>
    <w:rsid w:val="00B35B9F"/>
    <w:pPr>
      <w:ind w:left="720"/>
      <w:contextualSpacing/>
    </w:pPr>
  </w:style>
  <w:style w:type="character" w:styleId="IntenseEmphasis">
    <w:name w:val="Intense Emphasis"/>
    <w:basedOn w:val="DefaultParagraphFont"/>
    <w:uiPriority w:val="21"/>
    <w:qFormat/>
    <w:rsid w:val="00B35B9F"/>
    <w:rPr>
      <w:i/>
      <w:iCs/>
      <w:color w:val="0F4761" w:themeColor="accent1" w:themeShade="BF"/>
    </w:rPr>
  </w:style>
  <w:style w:type="paragraph" w:styleId="IntenseQuote">
    <w:name w:val="Intense Quote"/>
    <w:basedOn w:val="Normal"/>
    <w:next w:val="Normal"/>
    <w:link w:val="IntenseQuoteChar"/>
    <w:uiPriority w:val="30"/>
    <w:qFormat/>
    <w:rsid w:val="00B35B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5B9F"/>
    <w:rPr>
      <w:i/>
      <w:iCs/>
      <w:color w:val="0F4761" w:themeColor="accent1" w:themeShade="BF"/>
    </w:rPr>
  </w:style>
  <w:style w:type="character" w:styleId="IntenseReference">
    <w:name w:val="Intense Reference"/>
    <w:basedOn w:val="DefaultParagraphFont"/>
    <w:uiPriority w:val="32"/>
    <w:qFormat/>
    <w:rsid w:val="00B35B9F"/>
    <w:rPr>
      <w:b/>
      <w:bCs/>
      <w:smallCaps/>
      <w:color w:val="0F4761" w:themeColor="accent1" w:themeShade="BF"/>
      <w:spacing w:val="5"/>
    </w:rPr>
  </w:style>
  <w:style w:type="paragraph" w:styleId="Header">
    <w:name w:val="header"/>
    <w:basedOn w:val="Normal"/>
    <w:link w:val="HeaderChar"/>
    <w:uiPriority w:val="99"/>
    <w:unhideWhenUsed/>
    <w:rsid w:val="001A1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C86"/>
  </w:style>
  <w:style w:type="paragraph" w:styleId="Footer">
    <w:name w:val="footer"/>
    <w:basedOn w:val="Normal"/>
    <w:link w:val="FooterChar"/>
    <w:uiPriority w:val="99"/>
    <w:unhideWhenUsed/>
    <w:rsid w:val="001A1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C86"/>
  </w:style>
  <w:style w:type="paragraph" w:styleId="TOCHeading">
    <w:name w:val="TOC Heading"/>
    <w:basedOn w:val="Heading1"/>
    <w:next w:val="Normal"/>
    <w:uiPriority w:val="39"/>
    <w:unhideWhenUsed/>
    <w:qFormat/>
    <w:rsid w:val="00791EB2"/>
    <w:pPr>
      <w:spacing w:before="480" w:after="0" w:line="276" w:lineRule="auto"/>
      <w:outlineLvl w:val="9"/>
    </w:pPr>
    <w:rPr>
      <w:b/>
      <w:bCs/>
      <w:kern w:val="0"/>
      <w:sz w:val="28"/>
      <w:szCs w:val="28"/>
      <w:lang w:eastAsia="en-US"/>
      <w14:ligatures w14:val="none"/>
    </w:rPr>
  </w:style>
  <w:style w:type="paragraph" w:styleId="TOC1">
    <w:name w:val="toc 1"/>
    <w:basedOn w:val="Normal"/>
    <w:next w:val="Normal"/>
    <w:autoRedefine/>
    <w:uiPriority w:val="39"/>
    <w:unhideWhenUsed/>
    <w:rsid w:val="00791EB2"/>
    <w:pPr>
      <w:spacing w:before="120" w:after="0"/>
    </w:pPr>
    <w:rPr>
      <w:b/>
      <w:bCs/>
      <w:i/>
      <w:iCs/>
    </w:rPr>
  </w:style>
  <w:style w:type="paragraph" w:styleId="TOC2">
    <w:name w:val="toc 2"/>
    <w:basedOn w:val="Normal"/>
    <w:next w:val="Normal"/>
    <w:autoRedefine/>
    <w:uiPriority w:val="39"/>
    <w:unhideWhenUsed/>
    <w:rsid w:val="00791EB2"/>
    <w:pPr>
      <w:spacing w:before="120" w:after="0"/>
      <w:ind w:left="240"/>
    </w:pPr>
    <w:rPr>
      <w:b/>
      <w:bCs/>
      <w:sz w:val="22"/>
      <w:szCs w:val="22"/>
    </w:rPr>
  </w:style>
  <w:style w:type="paragraph" w:styleId="TOC3">
    <w:name w:val="toc 3"/>
    <w:basedOn w:val="Normal"/>
    <w:next w:val="Normal"/>
    <w:autoRedefine/>
    <w:uiPriority w:val="39"/>
    <w:semiHidden/>
    <w:unhideWhenUsed/>
    <w:rsid w:val="00791EB2"/>
    <w:pPr>
      <w:spacing w:after="0"/>
      <w:ind w:left="480"/>
    </w:pPr>
    <w:rPr>
      <w:sz w:val="20"/>
      <w:szCs w:val="20"/>
    </w:rPr>
  </w:style>
  <w:style w:type="paragraph" w:styleId="TOC4">
    <w:name w:val="toc 4"/>
    <w:basedOn w:val="Normal"/>
    <w:next w:val="Normal"/>
    <w:autoRedefine/>
    <w:uiPriority w:val="39"/>
    <w:semiHidden/>
    <w:unhideWhenUsed/>
    <w:rsid w:val="00791EB2"/>
    <w:pPr>
      <w:spacing w:after="0"/>
      <w:ind w:left="720"/>
    </w:pPr>
    <w:rPr>
      <w:sz w:val="20"/>
      <w:szCs w:val="20"/>
    </w:rPr>
  </w:style>
  <w:style w:type="paragraph" w:styleId="TOC5">
    <w:name w:val="toc 5"/>
    <w:basedOn w:val="Normal"/>
    <w:next w:val="Normal"/>
    <w:autoRedefine/>
    <w:uiPriority w:val="39"/>
    <w:semiHidden/>
    <w:unhideWhenUsed/>
    <w:rsid w:val="00791EB2"/>
    <w:pPr>
      <w:spacing w:after="0"/>
      <w:ind w:left="960"/>
    </w:pPr>
    <w:rPr>
      <w:sz w:val="20"/>
      <w:szCs w:val="20"/>
    </w:rPr>
  </w:style>
  <w:style w:type="paragraph" w:styleId="TOC6">
    <w:name w:val="toc 6"/>
    <w:basedOn w:val="Normal"/>
    <w:next w:val="Normal"/>
    <w:autoRedefine/>
    <w:uiPriority w:val="39"/>
    <w:semiHidden/>
    <w:unhideWhenUsed/>
    <w:rsid w:val="00791EB2"/>
    <w:pPr>
      <w:spacing w:after="0"/>
      <w:ind w:left="1200"/>
    </w:pPr>
    <w:rPr>
      <w:sz w:val="20"/>
      <w:szCs w:val="20"/>
    </w:rPr>
  </w:style>
  <w:style w:type="paragraph" w:styleId="TOC7">
    <w:name w:val="toc 7"/>
    <w:basedOn w:val="Normal"/>
    <w:next w:val="Normal"/>
    <w:autoRedefine/>
    <w:uiPriority w:val="39"/>
    <w:semiHidden/>
    <w:unhideWhenUsed/>
    <w:rsid w:val="00791EB2"/>
    <w:pPr>
      <w:spacing w:after="0"/>
      <w:ind w:left="1440"/>
    </w:pPr>
    <w:rPr>
      <w:sz w:val="20"/>
      <w:szCs w:val="20"/>
    </w:rPr>
  </w:style>
  <w:style w:type="paragraph" w:styleId="TOC8">
    <w:name w:val="toc 8"/>
    <w:basedOn w:val="Normal"/>
    <w:next w:val="Normal"/>
    <w:autoRedefine/>
    <w:uiPriority w:val="39"/>
    <w:semiHidden/>
    <w:unhideWhenUsed/>
    <w:rsid w:val="00791EB2"/>
    <w:pPr>
      <w:spacing w:after="0"/>
      <w:ind w:left="1680"/>
    </w:pPr>
    <w:rPr>
      <w:sz w:val="20"/>
      <w:szCs w:val="20"/>
    </w:rPr>
  </w:style>
  <w:style w:type="paragraph" w:styleId="TOC9">
    <w:name w:val="toc 9"/>
    <w:basedOn w:val="Normal"/>
    <w:next w:val="Normal"/>
    <w:autoRedefine/>
    <w:uiPriority w:val="39"/>
    <w:semiHidden/>
    <w:unhideWhenUsed/>
    <w:rsid w:val="00791EB2"/>
    <w:pPr>
      <w:spacing w:after="0"/>
      <w:ind w:left="1920"/>
    </w:pPr>
    <w:rPr>
      <w:sz w:val="20"/>
      <w:szCs w:val="20"/>
    </w:rPr>
  </w:style>
  <w:style w:type="character" w:styleId="Hyperlink">
    <w:name w:val="Hyperlink"/>
    <w:basedOn w:val="DefaultParagraphFont"/>
    <w:uiPriority w:val="99"/>
    <w:unhideWhenUsed/>
    <w:rsid w:val="00343C02"/>
    <w:rPr>
      <w:color w:val="467886" w:themeColor="hyperlink"/>
      <w:u w:val="single"/>
    </w:rPr>
  </w:style>
  <w:style w:type="table" w:styleId="TableGrid">
    <w:name w:val="Table Grid"/>
    <w:basedOn w:val="TableNormal"/>
    <w:uiPriority w:val="39"/>
    <w:rsid w:val="00462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EE7EA5"/>
    <w:pPr>
      <w:numPr>
        <w:numId w:val="12"/>
      </w:numPr>
    </w:pPr>
  </w:style>
  <w:style w:type="numbering" w:customStyle="1" w:styleId="CurrentList2">
    <w:name w:val="Current List2"/>
    <w:uiPriority w:val="99"/>
    <w:rsid w:val="00EE7EA5"/>
    <w:pPr>
      <w:numPr>
        <w:numId w:val="14"/>
      </w:numPr>
    </w:pPr>
  </w:style>
  <w:style w:type="numbering" w:customStyle="1" w:styleId="CurrentList3">
    <w:name w:val="Current List3"/>
    <w:uiPriority w:val="99"/>
    <w:rsid w:val="00EE7EA5"/>
    <w:pPr>
      <w:numPr>
        <w:numId w:val="16"/>
      </w:numPr>
    </w:pPr>
  </w:style>
  <w:style w:type="numbering" w:customStyle="1" w:styleId="CurrentList4">
    <w:name w:val="Current List4"/>
    <w:uiPriority w:val="99"/>
    <w:rsid w:val="00EE7EA5"/>
    <w:pPr>
      <w:numPr>
        <w:numId w:val="17"/>
      </w:numPr>
    </w:pPr>
  </w:style>
  <w:style w:type="numbering" w:customStyle="1" w:styleId="CurrentList5">
    <w:name w:val="Current List5"/>
    <w:uiPriority w:val="99"/>
    <w:rsid w:val="00EE7EA5"/>
    <w:pPr>
      <w:numPr>
        <w:numId w:val="19"/>
      </w:numPr>
    </w:pPr>
  </w:style>
  <w:style w:type="numbering" w:customStyle="1" w:styleId="CurrentList6">
    <w:name w:val="Current List6"/>
    <w:uiPriority w:val="99"/>
    <w:rsid w:val="00A56DBB"/>
    <w:pPr>
      <w:numPr>
        <w:numId w:val="29"/>
      </w:numPr>
    </w:pPr>
  </w:style>
  <w:style w:type="numbering" w:customStyle="1" w:styleId="CurrentList7">
    <w:name w:val="Current List7"/>
    <w:uiPriority w:val="99"/>
    <w:rsid w:val="00A7444C"/>
    <w:pPr>
      <w:numPr>
        <w:numId w:val="39"/>
      </w:numPr>
    </w:pPr>
  </w:style>
  <w:style w:type="numbering" w:customStyle="1" w:styleId="CurrentList8">
    <w:name w:val="Current List8"/>
    <w:uiPriority w:val="99"/>
    <w:rsid w:val="00A7444C"/>
    <w:pPr>
      <w:numPr>
        <w:numId w:val="40"/>
      </w:numPr>
    </w:pPr>
  </w:style>
  <w:style w:type="numbering" w:customStyle="1" w:styleId="CurrentList9">
    <w:name w:val="Current List9"/>
    <w:uiPriority w:val="99"/>
    <w:rsid w:val="00A7444C"/>
    <w:pPr>
      <w:numPr>
        <w:numId w:val="41"/>
      </w:numPr>
    </w:pPr>
  </w:style>
  <w:style w:type="numbering" w:customStyle="1" w:styleId="CurrentList10">
    <w:name w:val="Current List10"/>
    <w:uiPriority w:val="99"/>
    <w:rsid w:val="00B203E8"/>
    <w:pPr>
      <w:numPr>
        <w:numId w:val="42"/>
      </w:numPr>
    </w:pPr>
  </w:style>
  <w:style w:type="numbering" w:customStyle="1" w:styleId="CurrentList11">
    <w:name w:val="Current List11"/>
    <w:uiPriority w:val="99"/>
    <w:rsid w:val="00996B43"/>
    <w:pPr>
      <w:numPr>
        <w:numId w:val="43"/>
      </w:numPr>
    </w:pPr>
  </w:style>
  <w:style w:type="numbering" w:customStyle="1" w:styleId="CurrentList12">
    <w:name w:val="Current List12"/>
    <w:uiPriority w:val="99"/>
    <w:rsid w:val="004810CC"/>
    <w:pPr>
      <w:numPr>
        <w:numId w:val="46"/>
      </w:numPr>
    </w:pPr>
  </w:style>
  <w:style w:type="numbering" w:customStyle="1" w:styleId="CurrentList13">
    <w:name w:val="Current List13"/>
    <w:uiPriority w:val="99"/>
    <w:rsid w:val="004810CC"/>
    <w:pPr>
      <w:numPr>
        <w:numId w:val="47"/>
      </w:numPr>
    </w:pPr>
  </w:style>
  <w:style w:type="numbering" w:customStyle="1" w:styleId="CurrentList14">
    <w:name w:val="Current List14"/>
    <w:uiPriority w:val="99"/>
    <w:rsid w:val="00F671DA"/>
    <w:pPr>
      <w:numPr>
        <w:numId w:val="48"/>
      </w:numPr>
    </w:pPr>
  </w:style>
  <w:style w:type="numbering" w:customStyle="1" w:styleId="CurrentList15">
    <w:name w:val="Current List15"/>
    <w:uiPriority w:val="99"/>
    <w:rsid w:val="00F671DA"/>
    <w:pPr>
      <w:numPr>
        <w:numId w:val="49"/>
      </w:numPr>
    </w:pPr>
  </w:style>
  <w:style w:type="character" w:customStyle="1" w:styleId="apple-converted-space">
    <w:name w:val="apple-converted-space"/>
    <w:basedOn w:val="DefaultParagraphFont"/>
    <w:rsid w:val="008269A8"/>
  </w:style>
  <w:style w:type="character" w:styleId="Emphasis">
    <w:name w:val="Emphasis"/>
    <w:basedOn w:val="DefaultParagraphFont"/>
    <w:uiPriority w:val="20"/>
    <w:qFormat/>
    <w:rsid w:val="008269A8"/>
    <w:rPr>
      <w:i/>
      <w:iCs/>
    </w:rPr>
  </w:style>
  <w:style w:type="character" w:styleId="Strong">
    <w:name w:val="Strong"/>
    <w:basedOn w:val="DefaultParagraphFont"/>
    <w:uiPriority w:val="22"/>
    <w:qFormat/>
    <w:rsid w:val="00845745"/>
    <w:rPr>
      <w:b/>
      <w:bCs/>
    </w:rPr>
  </w:style>
  <w:style w:type="numbering" w:customStyle="1" w:styleId="CurrentList16">
    <w:name w:val="Current List16"/>
    <w:uiPriority w:val="99"/>
    <w:rsid w:val="00205147"/>
    <w:pPr>
      <w:numPr>
        <w:numId w:val="52"/>
      </w:numPr>
    </w:pPr>
  </w:style>
  <w:style w:type="numbering" w:customStyle="1" w:styleId="CurrentList17">
    <w:name w:val="Current List17"/>
    <w:uiPriority w:val="99"/>
    <w:rsid w:val="00DB34D0"/>
    <w:pPr>
      <w:numPr>
        <w:numId w:val="53"/>
      </w:numPr>
    </w:pPr>
  </w:style>
  <w:style w:type="numbering" w:customStyle="1" w:styleId="CurrentList18">
    <w:name w:val="Current List18"/>
    <w:uiPriority w:val="99"/>
    <w:rsid w:val="00DB34D0"/>
    <w:pPr>
      <w:numPr>
        <w:numId w:val="54"/>
      </w:numPr>
    </w:pPr>
  </w:style>
  <w:style w:type="numbering" w:customStyle="1" w:styleId="CurrentList19">
    <w:name w:val="Current List19"/>
    <w:uiPriority w:val="99"/>
    <w:rsid w:val="00DB34D0"/>
    <w:pPr>
      <w:numPr>
        <w:numId w:val="55"/>
      </w:numPr>
    </w:pPr>
  </w:style>
  <w:style w:type="numbering" w:customStyle="1" w:styleId="CurrentList20">
    <w:name w:val="Current List20"/>
    <w:uiPriority w:val="99"/>
    <w:rsid w:val="00600131"/>
    <w:pPr>
      <w:numPr>
        <w:numId w:val="56"/>
      </w:numPr>
    </w:pPr>
  </w:style>
  <w:style w:type="numbering" w:customStyle="1" w:styleId="CurrentList21">
    <w:name w:val="Current List21"/>
    <w:uiPriority w:val="99"/>
    <w:rsid w:val="00DA75F2"/>
    <w:pPr>
      <w:numPr>
        <w:numId w:val="57"/>
      </w:numPr>
    </w:pPr>
  </w:style>
  <w:style w:type="numbering" w:customStyle="1" w:styleId="CurrentList22">
    <w:name w:val="Current List22"/>
    <w:uiPriority w:val="99"/>
    <w:rsid w:val="00EF1E5E"/>
    <w:pPr>
      <w:numPr>
        <w:numId w:val="58"/>
      </w:numPr>
    </w:pPr>
  </w:style>
  <w:style w:type="numbering" w:customStyle="1" w:styleId="CurrentList23">
    <w:name w:val="Current List23"/>
    <w:uiPriority w:val="99"/>
    <w:rsid w:val="00865CF4"/>
    <w:pPr>
      <w:numPr>
        <w:numId w:val="59"/>
      </w:numPr>
    </w:pPr>
  </w:style>
  <w:style w:type="numbering" w:customStyle="1" w:styleId="CurrentList24">
    <w:name w:val="Current List24"/>
    <w:uiPriority w:val="99"/>
    <w:rsid w:val="00865CF4"/>
    <w:pPr>
      <w:numPr>
        <w:numId w:val="60"/>
      </w:numPr>
    </w:pPr>
  </w:style>
  <w:style w:type="numbering" w:customStyle="1" w:styleId="CurrentList25">
    <w:name w:val="Current List25"/>
    <w:uiPriority w:val="99"/>
    <w:rsid w:val="00696CC2"/>
    <w:pPr>
      <w:numPr>
        <w:numId w:val="61"/>
      </w:numPr>
    </w:pPr>
  </w:style>
  <w:style w:type="numbering" w:customStyle="1" w:styleId="CurrentList26">
    <w:name w:val="Current List26"/>
    <w:uiPriority w:val="99"/>
    <w:rsid w:val="007C3370"/>
    <w:pPr>
      <w:numPr>
        <w:numId w:val="62"/>
      </w:numPr>
    </w:pPr>
  </w:style>
  <w:style w:type="numbering" w:customStyle="1" w:styleId="CurrentList27">
    <w:name w:val="Current List27"/>
    <w:uiPriority w:val="99"/>
    <w:rsid w:val="007C3370"/>
    <w:pPr>
      <w:numPr>
        <w:numId w:val="69"/>
      </w:numPr>
    </w:pPr>
  </w:style>
  <w:style w:type="numbering" w:customStyle="1" w:styleId="CurrentList28">
    <w:name w:val="Current List28"/>
    <w:uiPriority w:val="99"/>
    <w:rsid w:val="004A5C65"/>
    <w:pPr>
      <w:numPr>
        <w:numId w:val="73"/>
      </w:numPr>
    </w:pPr>
  </w:style>
  <w:style w:type="numbering" w:customStyle="1" w:styleId="CurrentList29">
    <w:name w:val="Current List29"/>
    <w:uiPriority w:val="99"/>
    <w:rsid w:val="004A5C65"/>
    <w:pPr>
      <w:numPr>
        <w:numId w:val="63"/>
      </w:numPr>
    </w:pPr>
  </w:style>
  <w:style w:type="character" w:styleId="HTMLCode">
    <w:name w:val="HTML Code"/>
    <w:basedOn w:val="DefaultParagraphFont"/>
    <w:uiPriority w:val="99"/>
    <w:semiHidden/>
    <w:unhideWhenUsed/>
    <w:rsid w:val="003A74AF"/>
    <w:rPr>
      <w:rFonts w:ascii="Courier New" w:eastAsia="Times New Roman" w:hAnsi="Courier New" w:cs="Courier New"/>
      <w:sz w:val="20"/>
      <w:szCs w:val="20"/>
    </w:rPr>
  </w:style>
  <w:style w:type="paragraph" w:styleId="Caption">
    <w:name w:val="caption"/>
    <w:basedOn w:val="Normal"/>
    <w:next w:val="Normal"/>
    <w:uiPriority w:val="35"/>
    <w:unhideWhenUsed/>
    <w:qFormat/>
    <w:rsid w:val="0064109E"/>
    <w:pPr>
      <w:spacing w:after="200" w:line="240" w:lineRule="auto"/>
    </w:pPr>
    <w:rPr>
      <w:i/>
      <w:iCs/>
      <w:color w:val="0E2841" w:themeColor="text2"/>
      <w:sz w:val="18"/>
      <w:szCs w:val="18"/>
    </w:rPr>
  </w:style>
  <w:style w:type="paragraph" w:styleId="NormalWeb">
    <w:name w:val="Normal (Web)"/>
    <w:basedOn w:val="Normal"/>
    <w:uiPriority w:val="99"/>
    <w:unhideWhenUsed/>
    <w:rsid w:val="0064109E"/>
    <w:pPr>
      <w:spacing w:before="100" w:beforeAutospacing="1" w:after="100" w:afterAutospacing="1" w:line="240" w:lineRule="auto"/>
    </w:pPr>
    <w:rPr>
      <w:rFonts w:ascii="Times New Roman" w:eastAsia="Times New Roman" w:hAnsi="Times New Roman" w:cs="Times New Roman"/>
      <w:kern w:val="0"/>
      <w:lang w:val="en-AU" w:eastAsia="en-GB"/>
      <w14:ligatures w14:val="none"/>
    </w:rPr>
  </w:style>
  <w:style w:type="numbering" w:customStyle="1" w:styleId="CurrentList30">
    <w:name w:val="Current List30"/>
    <w:uiPriority w:val="99"/>
    <w:rsid w:val="00234138"/>
    <w:pPr>
      <w:numPr>
        <w:numId w:val="64"/>
      </w:numPr>
    </w:pPr>
  </w:style>
  <w:style w:type="numbering" w:customStyle="1" w:styleId="CurrentList31">
    <w:name w:val="Current List31"/>
    <w:uiPriority w:val="99"/>
    <w:rsid w:val="00234138"/>
    <w:pPr>
      <w:numPr>
        <w:numId w:val="65"/>
      </w:numPr>
    </w:pPr>
  </w:style>
  <w:style w:type="numbering" w:customStyle="1" w:styleId="CurrentList32">
    <w:name w:val="Current List32"/>
    <w:uiPriority w:val="99"/>
    <w:rsid w:val="000943D0"/>
    <w:pPr>
      <w:numPr>
        <w:numId w:val="93"/>
      </w:numPr>
    </w:pPr>
  </w:style>
  <w:style w:type="numbering" w:customStyle="1" w:styleId="CurrentList33">
    <w:name w:val="Current List33"/>
    <w:uiPriority w:val="99"/>
    <w:rsid w:val="000943D0"/>
    <w:pPr>
      <w:numPr>
        <w:numId w:val="94"/>
      </w:numPr>
    </w:pPr>
  </w:style>
  <w:style w:type="numbering" w:customStyle="1" w:styleId="CurrentList34">
    <w:name w:val="Current List34"/>
    <w:uiPriority w:val="99"/>
    <w:rsid w:val="000943D0"/>
    <w:pPr>
      <w:numPr>
        <w:numId w:val="96"/>
      </w:numPr>
    </w:pPr>
  </w:style>
  <w:style w:type="paragraph" w:customStyle="1" w:styleId="p1">
    <w:name w:val="p1"/>
    <w:basedOn w:val="Normal"/>
    <w:rsid w:val="00F34E36"/>
    <w:pPr>
      <w:spacing w:after="0" w:line="240" w:lineRule="auto"/>
    </w:pPr>
    <w:rPr>
      <w:rFonts w:ascii="Helvetica" w:eastAsia="Times New Roman" w:hAnsi="Helvetica" w:cs="Times New Roman"/>
      <w:color w:val="000000"/>
      <w:kern w:val="0"/>
      <w:sz w:val="18"/>
      <w:szCs w:val="18"/>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D1D28-3A69-4448-A542-F85A79D529AA}">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32</Pages>
  <Words>5329</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35639</CharactersWithSpaces>
  <SharedDoc>false</SharedDoc>
  <HLinks>
    <vt:vector size="264" baseType="variant">
      <vt:variant>
        <vt:i4>1507386</vt:i4>
      </vt:variant>
      <vt:variant>
        <vt:i4>260</vt:i4>
      </vt:variant>
      <vt:variant>
        <vt:i4>0</vt:i4>
      </vt:variant>
      <vt:variant>
        <vt:i4>5</vt:i4>
      </vt:variant>
      <vt:variant>
        <vt:lpwstr/>
      </vt:variant>
      <vt:variant>
        <vt:lpwstr>_Toc208537326</vt:lpwstr>
      </vt:variant>
      <vt:variant>
        <vt:i4>1507386</vt:i4>
      </vt:variant>
      <vt:variant>
        <vt:i4>254</vt:i4>
      </vt:variant>
      <vt:variant>
        <vt:i4>0</vt:i4>
      </vt:variant>
      <vt:variant>
        <vt:i4>5</vt:i4>
      </vt:variant>
      <vt:variant>
        <vt:lpwstr/>
      </vt:variant>
      <vt:variant>
        <vt:lpwstr>_Toc208537325</vt:lpwstr>
      </vt:variant>
      <vt:variant>
        <vt:i4>1507386</vt:i4>
      </vt:variant>
      <vt:variant>
        <vt:i4>248</vt:i4>
      </vt:variant>
      <vt:variant>
        <vt:i4>0</vt:i4>
      </vt:variant>
      <vt:variant>
        <vt:i4>5</vt:i4>
      </vt:variant>
      <vt:variant>
        <vt:lpwstr/>
      </vt:variant>
      <vt:variant>
        <vt:lpwstr>_Toc208537324</vt:lpwstr>
      </vt:variant>
      <vt:variant>
        <vt:i4>1507386</vt:i4>
      </vt:variant>
      <vt:variant>
        <vt:i4>242</vt:i4>
      </vt:variant>
      <vt:variant>
        <vt:i4>0</vt:i4>
      </vt:variant>
      <vt:variant>
        <vt:i4>5</vt:i4>
      </vt:variant>
      <vt:variant>
        <vt:lpwstr/>
      </vt:variant>
      <vt:variant>
        <vt:lpwstr>_Toc208537323</vt:lpwstr>
      </vt:variant>
      <vt:variant>
        <vt:i4>1507386</vt:i4>
      </vt:variant>
      <vt:variant>
        <vt:i4>236</vt:i4>
      </vt:variant>
      <vt:variant>
        <vt:i4>0</vt:i4>
      </vt:variant>
      <vt:variant>
        <vt:i4>5</vt:i4>
      </vt:variant>
      <vt:variant>
        <vt:lpwstr/>
      </vt:variant>
      <vt:variant>
        <vt:lpwstr>_Toc208537322</vt:lpwstr>
      </vt:variant>
      <vt:variant>
        <vt:i4>1507386</vt:i4>
      </vt:variant>
      <vt:variant>
        <vt:i4>230</vt:i4>
      </vt:variant>
      <vt:variant>
        <vt:i4>0</vt:i4>
      </vt:variant>
      <vt:variant>
        <vt:i4>5</vt:i4>
      </vt:variant>
      <vt:variant>
        <vt:lpwstr/>
      </vt:variant>
      <vt:variant>
        <vt:lpwstr>_Toc208537321</vt:lpwstr>
      </vt:variant>
      <vt:variant>
        <vt:i4>1507386</vt:i4>
      </vt:variant>
      <vt:variant>
        <vt:i4>224</vt:i4>
      </vt:variant>
      <vt:variant>
        <vt:i4>0</vt:i4>
      </vt:variant>
      <vt:variant>
        <vt:i4>5</vt:i4>
      </vt:variant>
      <vt:variant>
        <vt:lpwstr/>
      </vt:variant>
      <vt:variant>
        <vt:lpwstr>_Toc208537320</vt:lpwstr>
      </vt:variant>
      <vt:variant>
        <vt:i4>1310778</vt:i4>
      </vt:variant>
      <vt:variant>
        <vt:i4>218</vt:i4>
      </vt:variant>
      <vt:variant>
        <vt:i4>0</vt:i4>
      </vt:variant>
      <vt:variant>
        <vt:i4>5</vt:i4>
      </vt:variant>
      <vt:variant>
        <vt:lpwstr/>
      </vt:variant>
      <vt:variant>
        <vt:lpwstr>_Toc208537319</vt:lpwstr>
      </vt:variant>
      <vt:variant>
        <vt:i4>1310778</vt:i4>
      </vt:variant>
      <vt:variant>
        <vt:i4>212</vt:i4>
      </vt:variant>
      <vt:variant>
        <vt:i4>0</vt:i4>
      </vt:variant>
      <vt:variant>
        <vt:i4>5</vt:i4>
      </vt:variant>
      <vt:variant>
        <vt:lpwstr/>
      </vt:variant>
      <vt:variant>
        <vt:lpwstr>_Toc208537318</vt:lpwstr>
      </vt:variant>
      <vt:variant>
        <vt:i4>1310778</vt:i4>
      </vt:variant>
      <vt:variant>
        <vt:i4>206</vt:i4>
      </vt:variant>
      <vt:variant>
        <vt:i4>0</vt:i4>
      </vt:variant>
      <vt:variant>
        <vt:i4>5</vt:i4>
      </vt:variant>
      <vt:variant>
        <vt:lpwstr/>
      </vt:variant>
      <vt:variant>
        <vt:lpwstr>_Toc208537317</vt:lpwstr>
      </vt:variant>
      <vt:variant>
        <vt:i4>1310778</vt:i4>
      </vt:variant>
      <vt:variant>
        <vt:i4>200</vt:i4>
      </vt:variant>
      <vt:variant>
        <vt:i4>0</vt:i4>
      </vt:variant>
      <vt:variant>
        <vt:i4>5</vt:i4>
      </vt:variant>
      <vt:variant>
        <vt:lpwstr/>
      </vt:variant>
      <vt:variant>
        <vt:lpwstr>_Toc208537316</vt:lpwstr>
      </vt:variant>
      <vt:variant>
        <vt:i4>1310778</vt:i4>
      </vt:variant>
      <vt:variant>
        <vt:i4>194</vt:i4>
      </vt:variant>
      <vt:variant>
        <vt:i4>0</vt:i4>
      </vt:variant>
      <vt:variant>
        <vt:i4>5</vt:i4>
      </vt:variant>
      <vt:variant>
        <vt:lpwstr/>
      </vt:variant>
      <vt:variant>
        <vt:lpwstr>_Toc208537315</vt:lpwstr>
      </vt:variant>
      <vt:variant>
        <vt:i4>1310778</vt:i4>
      </vt:variant>
      <vt:variant>
        <vt:i4>188</vt:i4>
      </vt:variant>
      <vt:variant>
        <vt:i4>0</vt:i4>
      </vt:variant>
      <vt:variant>
        <vt:i4>5</vt:i4>
      </vt:variant>
      <vt:variant>
        <vt:lpwstr/>
      </vt:variant>
      <vt:variant>
        <vt:lpwstr>_Toc208537314</vt:lpwstr>
      </vt:variant>
      <vt:variant>
        <vt:i4>1310778</vt:i4>
      </vt:variant>
      <vt:variant>
        <vt:i4>182</vt:i4>
      </vt:variant>
      <vt:variant>
        <vt:i4>0</vt:i4>
      </vt:variant>
      <vt:variant>
        <vt:i4>5</vt:i4>
      </vt:variant>
      <vt:variant>
        <vt:lpwstr/>
      </vt:variant>
      <vt:variant>
        <vt:lpwstr>_Toc208537313</vt:lpwstr>
      </vt:variant>
      <vt:variant>
        <vt:i4>1310778</vt:i4>
      </vt:variant>
      <vt:variant>
        <vt:i4>176</vt:i4>
      </vt:variant>
      <vt:variant>
        <vt:i4>0</vt:i4>
      </vt:variant>
      <vt:variant>
        <vt:i4>5</vt:i4>
      </vt:variant>
      <vt:variant>
        <vt:lpwstr/>
      </vt:variant>
      <vt:variant>
        <vt:lpwstr>_Toc208537312</vt:lpwstr>
      </vt:variant>
      <vt:variant>
        <vt:i4>1310778</vt:i4>
      </vt:variant>
      <vt:variant>
        <vt:i4>170</vt:i4>
      </vt:variant>
      <vt:variant>
        <vt:i4>0</vt:i4>
      </vt:variant>
      <vt:variant>
        <vt:i4>5</vt:i4>
      </vt:variant>
      <vt:variant>
        <vt:lpwstr/>
      </vt:variant>
      <vt:variant>
        <vt:lpwstr>_Toc208537311</vt:lpwstr>
      </vt:variant>
      <vt:variant>
        <vt:i4>1310778</vt:i4>
      </vt:variant>
      <vt:variant>
        <vt:i4>164</vt:i4>
      </vt:variant>
      <vt:variant>
        <vt:i4>0</vt:i4>
      </vt:variant>
      <vt:variant>
        <vt:i4>5</vt:i4>
      </vt:variant>
      <vt:variant>
        <vt:lpwstr/>
      </vt:variant>
      <vt:variant>
        <vt:lpwstr>_Toc208537310</vt:lpwstr>
      </vt:variant>
      <vt:variant>
        <vt:i4>1376314</vt:i4>
      </vt:variant>
      <vt:variant>
        <vt:i4>158</vt:i4>
      </vt:variant>
      <vt:variant>
        <vt:i4>0</vt:i4>
      </vt:variant>
      <vt:variant>
        <vt:i4>5</vt:i4>
      </vt:variant>
      <vt:variant>
        <vt:lpwstr/>
      </vt:variant>
      <vt:variant>
        <vt:lpwstr>_Toc208537309</vt:lpwstr>
      </vt:variant>
      <vt:variant>
        <vt:i4>1376314</vt:i4>
      </vt:variant>
      <vt:variant>
        <vt:i4>152</vt:i4>
      </vt:variant>
      <vt:variant>
        <vt:i4>0</vt:i4>
      </vt:variant>
      <vt:variant>
        <vt:i4>5</vt:i4>
      </vt:variant>
      <vt:variant>
        <vt:lpwstr/>
      </vt:variant>
      <vt:variant>
        <vt:lpwstr>_Toc208537308</vt:lpwstr>
      </vt:variant>
      <vt:variant>
        <vt:i4>1376314</vt:i4>
      </vt:variant>
      <vt:variant>
        <vt:i4>146</vt:i4>
      </vt:variant>
      <vt:variant>
        <vt:i4>0</vt:i4>
      </vt:variant>
      <vt:variant>
        <vt:i4>5</vt:i4>
      </vt:variant>
      <vt:variant>
        <vt:lpwstr/>
      </vt:variant>
      <vt:variant>
        <vt:lpwstr>_Toc208537307</vt:lpwstr>
      </vt:variant>
      <vt:variant>
        <vt:i4>1376314</vt:i4>
      </vt:variant>
      <vt:variant>
        <vt:i4>140</vt:i4>
      </vt:variant>
      <vt:variant>
        <vt:i4>0</vt:i4>
      </vt:variant>
      <vt:variant>
        <vt:i4>5</vt:i4>
      </vt:variant>
      <vt:variant>
        <vt:lpwstr/>
      </vt:variant>
      <vt:variant>
        <vt:lpwstr>_Toc208537306</vt:lpwstr>
      </vt:variant>
      <vt:variant>
        <vt:i4>1376314</vt:i4>
      </vt:variant>
      <vt:variant>
        <vt:i4>134</vt:i4>
      </vt:variant>
      <vt:variant>
        <vt:i4>0</vt:i4>
      </vt:variant>
      <vt:variant>
        <vt:i4>5</vt:i4>
      </vt:variant>
      <vt:variant>
        <vt:lpwstr/>
      </vt:variant>
      <vt:variant>
        <vt:lpwstr>_Toc208537305</vt:lpwstr>
      </vt:variant>
      <vt:variant>
        <vt:i4>1376314</vt:i4>
      </vt:variant>
      <vt:variant>
        <vt:i4>128</vt:i4>
      </vt:variant>
      <vt:variant>
        <vt:i4>0</vt:i4>
      </vt:variant>
      <vt:variant>
        <vt:i4>5</vt:i4>
      </vt:variant>
      <vt:variant>
        <vt:lpwstr/>
      </vt:variant>
      <vt:variant>
        <vt:lpwstr>_Toc208537304</vt:lpwstr>
      </vt:variant>
      <vt:variant>
        <vt:i4>1376314</vt:i4>
      </vt:variant>
      <vt:variant>
        <vt:i4>122</vt:i4>
      </vt:variant>
      <vt:variant>
        <vt:i4>0</vt:i4>
      </vt:variant>
      <vt:variant>
        <vt:i4>5</vt:i4>
      </vt:variant>
      <vt:variant>
        <vt:lpwstr/>
      </vt:variant>
      <vt:variant>
        <vt:lpwstr>_Toc208537303</vt:lpwstr>
      </vt:variant>
      <vt:variant>
        <vt:i4>1376314</vt:i4>
      </vt:variant>
      <vt:variant>
        <vt:i4>116</vt:i4>
      </vt:variant>
      <vt:variant>
        <vt:i4>0</vt:i4>
      </vt:variant>
      <vt:variant>
        <vt:i4>5</vt:i4>
      </vt:variant>
      <vt:variant>
        <vt:lpwstr/>
      </vt:variant>
      <vt:variant>
        <vt:lpwstr>_Toc208537302</vt:lpwstr>
      </vt:variant>
      <vt:variant>
        <vt:i4>1376314</vt:i4>
      </vt:variant>
      <vt:variant>
        <vt:i4>110</vt:i4>
      </vt:variant>
      <vt:variant>
        <vt:i4>0</vt:i4>
      </vt:variant>
      <vt:variant>
        <vt:i4>5</vt:i4>
      </vt:variant>
      <vt:variant>
        <vt:lpwstr/>
      </vt:variant>
      <vt:variant>
        <vt:lpwstr>_Toc208537301</vt:lpwstr>
      </vt:variant>
      <vt:variant>
        <vt:i4>1376314</vt:i4>
      </vt:variant>
      <vt:variant>
        <vt:i4>104</vt:i4>
      </vt:variant>
      <vt:variant>
        <vt:i4>0</vt:i4>
      </vt:variant>
      <vt:variant>
        <vt:i4>5</vt:i4>
      </vt:variant>
      <vt:variant>
        <vt:lpwstr/>
      </vt:variant>
      <vt:variant>
        <vt:lpwstr>_Toc208537300</vt:lpwstr>
      </vt:variant>
      <vt:variant>
        <vt:i4>1835067</vt:i4>
      </vt:variant>
      <vt:variant>
        <vt:i4>98</vt:i4>
      </vt:variant>
      <vt:variant>
        <vt:i4>0</vt:i4>
      </vt:variant>
      <vt:variant>
        <vt:i4>5</vt:i4>
      </vt:variant>
      <vt:variant>
        <vt:lpwstr/>
      </vt:variant>
      <vt:variant>
        <vt:lpwstr>_Toc208537299</vt:lpwstr>
      </vt:variant>
      <vt:variant>
        <vt:i4>1835067</vt:i4>
      </vt:variant>
      <vt:variant>
        <vt:i4>92</vt:i4>
      </vt:variant>
      <vt:variant>
        <vt:i4>0</vt:i4>
      </vt:variant>
      <vt:variant>
        <vt:i4>5</vt:i4>
      </vt:variant>
      <vt:variant>
        <vt:lpwstr/>
      </vt:variant>
      <vt:variant>
        <vt:lpwstr>_Toc208537298</vt:lpwstr>
      </vt:variant>
      <vt:variant>
        <vt:i4>1835067</vt:i4>
      </vt:variant>
      <vt:variant>
        <vt:i4>86</vt:i4>
      </vt:variant>
      <vt:variant>
        <vt:i4>0</vt:i4>
      </vt:variant>
      <vt:variant>
        <vt:i4>5</vt:i4>
      </vt:variant>
      <vt:variant>
        <vt:lpwstr/>
      </vt:variant>
      <vt:variant>
        <vt:lpwstr>_Toc208537297</vt:lpwstr>
      </vt:variant>
      <vt:variant>
        <vt:i4>1835067</vt:i4>
      </vt:variant>
      <vt:variant>
        <vt:i4>80</vt:i4>
      </vt:variant>
      <vt:variant>
        <vt:i4>0</vt:i4>
      </vt:variant>
      <vt:variant>
        <vt:i4>5</vt:i4>
      </vt:variant>
      <vt:variant>
        <vt:lpwstr/>
      </vt:variant>
      <vt:variant>
        <vt:lpwstr>_Toc208537296</vt:lpwstr>
      </vt:variant>
      <vt:variant>
        <vt:i4>1835067</vt:i4>
      </vt:variant>
      <vt:variant>
        <vt:i4>74</vt:i4>
      </vt:variant>
      <vt:variant>
        <vt:i4>0</vt:i4>
      </vt:variant>
      <vt:variant>
        <vt:i4>5</vt:i4>
      </vt:variant>
      <vt:variant>
        <vt:lpwstr/>
      </vt:variant>
      <vt:variant>
        <vt:lpwstr>_Toc208537295</vt:lpwstr>
      </vt:variant>
      <vt:variant>
        <vt:i4>1835067</vt:i4>
      </vt:variant>
      <vt:variant>
        <vt:i4>68</vt:i4>
      </vt:variant>
      <vt:variant>
        <vt:i4>0</vt:i4>
      </vt:variant>
      <vt:variant>
        <vt:i4>5</vt:i4>
      </vt:variant>
      <vt:variant>
        <vt:lpwstr/>
      </vt:variant>
      <vt:variant>
        <vt:lpwstr>_Toc208537294</vt:lpwstr>
      </vt:variant>
      <vt:variant>
        <vt:i4>1835067</vt:i4>
      </vt:variant>
      <vt:variant>
        <vt:i4>62</vt:i4>
      </vt:variant>
      <vt:variant>
        <vt:i4>0</vt:i4>
      </vt:variant>
      <vt:variant>
        <vt:i4>5</vt:i4>
      </vt:variant>
      <vt:variant>
        <vt:lpwstr/>
      </vt:variant>
      <vt:variant>
        <vt:lpwstr>_Toc208537293</vt:lpwstr>
      </vt:variant>
      <vt:variant>
        <vt:i4>1835067</vt:i4>
      </vt:variant>
      <vt:variant>
        <vt:i4>56</vt:i4>
      </vt:variant>
      <vt:variant>
        <vt:i4>0</vt:i4>
      </vt:variant>
      <vt:variant>
        <vt:i4>5</vt:i4>
      </vt:variant>
      <vt:variant>
        <vt:lpwstr/>
      </vt:variant>
      <vt:variant>
        <vt:lpwstr>_Toc208537292</vt:lpwstr>
      </vt:variant>
      <vt:variant>
        <vt:i4>1835067</vt:i4>
      </vt:variant>
      <vt:variant>
        <vt:i4>50</vt:i4>
      </vt:variant>
      <vt:variant>
        <vt:i4>0</vt:i4>
      </vt:variant>
      <vt:variant>
        <vt:i4>5</vt:i4>
      </vt:variant>
      <vt:variant>
        <vt:lpwstr/>
      </vt:variant>
      <vt:variant>
        <vt:lpwstr>_Toc208537291</vt:lpwstr>
      </vt:variant>
      <vt:variant>
        <vt:i4>1835067</vt:i4>
      </vt:variant>
      <vt:variant>
        <vt:i4>44</vt:i4>
      </vt:variant>
      <vt:variant>
        <vt:i4>0</vt:i4>
      </vt:variant>
      <vt:variant>
        <vt:i4>5</vt:i4>
      </vt:variant>
      <vt:variant>
        <vt:lpwstr/>
      </vt:variant>
      <vt:variant>
        <vt:lpwstr>_Toc208537290</vt:lpwstr>
      </vt:variant>
      <vt:variant>
        <vt:i4>1900603</vt:i4>
      </vt:variant>
      <vt:variant>
        <vt:i4>38</vt:i4>
      </vt:variant>
      <vt:variant>
        <vt:i4>0</vt:i4>
      </vt:variant>
      <vt:variant>
        <vt:i4>5</vt:i4>
      </vt:variant>
      <vt:variant>
        <vt:lpwstr/>
      </vt:variant>
      <vt:variant>
        <vt:lpwstr>_Toc208537289</vt:lpwstr>
      </vt:variant>
      <vt:variant>
        <vt:i4>1900603</vt:i4>
      </vt:variant>
      <vt:variant>
        <vt:i4>32</vt:i4>
      </vt:variant>
      <vt:variant>
        <vt:i4>0</vt:i4>
      </vt:variant>
      <vt:variant>
        <vt:i4>5</vt:i4>
      </vt:variant>
      <vt:variant>
        <vt:lpwstr/>
      </vt:variant>
      <vt:variant>
        <vt:lpwstr>_Toc208537288</vt:lpwstr>
      </vt:variant>
      <vt:variant>
        <vt:i4>1900603</vt:i4>
      </vt:variant>
      <vt:variant>
        <vt:i4>26</vt:i4>
      </vt:variant>
      <vt:variant>
        <vt:i4>0</vt:i4>
      </vt:variant>
      <vt:variant>
        <vt:i4>5</vt:i4>
      </vt:variant>
      <vt:variant>
        <vt:lpwstr/>
      </vt:variant>
      <vt:variant>
        <vt:lpwstr>_Toc208537287</vt:lpwstr>
      </vt:variant>
      <vt:variant>
        <vt:i4>1900603</vt:i4>
      </vt:variant>
      <vt:variant>
        <vt:i4>20</vt:i4>
      </vt:variant>
      <vt:variant>
        <vt:i4>0</vt:i4>
      </vt:variant>
      <vt:variant>
        <vt:i4>5</vt:i4>
      </vt:variant>
      <vt:variant>
        <vt:lpwstr/>
      </vt:variant>
      <vt:variant>
        <vt:lpwstr>_Toc208537286</vt:lpwstr>
      </vt:variant>
      <vt:variant>
        <vt:i4>1900603</vt:i4>
      </vt:variant>
      <vt:variant>
        <vt:i4>14</vt:i4>
      </vt:variant>
      <vt:variant>
        <vt:i4>0</vt:i4>
      </vt:variant>
      <vt:variant>
        <vt:i4>5</vt:i4>
      </vt:variant>
      <vt:variant>
        <vt:lpwstr/>
      </vt:variant>
      <vt:variant>
        <vt:lpwstr>_Toc208537285</vt:lpwstr>
      </vt:variant>
      <vt:variant>
        <vt:i4>1900603</vt:i4>
      </vt:variant>
      <vt:variant>
        <vt:i4>8</vt:i4>
      </vt:variant>
      <vt:variant>
        <vt:i4>0</vt:i4>
      </vt:variant>
      <vt:variant>
        <vt:i4>5</vt:i4>
      </vt:variant>
      <vt:variant>
        <vt:lpwstr/>
      </vt:variant>
      <vt:variant>
        <vt:lpwstr>_Toc208537284</vt:lpwstr>
      </vt:variant>
      <vt:variant>
        <vt:i4>1900603</vt:i4>
      </vt:variant>
      <vt:variant>
        <vt:i4>2</vt:i4>
      </vt:variant>
      <vt:variant>
        <vt:i4>0</vt:i4>
      </vt:variant>
      <vt:variant>
        <vt:i4>5</vt:i4>
      </vt:variant>
      <vt:variant>
        <vt:lpwstr/>
      </vt:variant>
      <vt:variant>
        <vt:lpwstr>_Toc208537283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Dat Cao</dc:creator>
  <cp:keywords/>
  <dc:description/>
  <cp:lastModifiedBy>Nam Nguyen Dinh</cp:lastModifiedBy>
  <cp:revision>3</cp:revision>
  <dcterms:created xsi:type="dcterms:W3CDTF">2025-09-11T17:12:00Z</dcterms:created>
  <dcterms:modified xsi:type="dcterms:W3CDTF">2025-09-12T02:02:00Z</dcterms:modified>
</cp:coreProperties>
</file>